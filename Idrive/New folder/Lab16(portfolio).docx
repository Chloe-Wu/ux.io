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44319A" w:rsidRPr="00E6412E" w14:paraId="5E42D343" w14:textId="77777777">
        <w:tc>
          <w:tcPr>
            <w:tcW w:w="965" w:type="dxa"/>
            <w:shd w:val="clear" w:color="auto" w:fill="3A3A3A" w:themeFill="text2"/>
          </w:tcPr>
          <w:p w14:paraId="19E91F4B" w14:textId="77777777" w:rsidR="0044319A" w:rsidRPr="00E6412E" w:rsidRDefault="0044319A">
            <w:pPr>
              <w:spacing w:before="260"/>
              <w:rPr>
                <w:rFonts w:ascii="Times New Roman" w:hAnsi="Times New Roman" w:cs="Times New Roman"/>
                <w:sz w:val="32"/>
              </w:rPr>
            </w:pPr>
          </w:p>
        </w:tc>
        <w:tc>
          <w:tcPr>
            <w:tcW w:w="518" w:type="dxa"/>
          </w:tcPr>
          <w:p w14:paraId="1F625032" w14:textId="77777777" w:rsidR="0044319A" w:rsidRPr="00E6412E" w:rsidRDefault="0044319A" w:rsidP="0062265A">
            <w:pPr>
              <w:spacing w:before="260"/>
              <w:jc w:val="center"/>
              <w:rPr>
                <w:rFonts w:ascii="Times New Roman" w:hAnsi="Times New Roman" w:cs="Times New Roman"/>
                <w:sz w:val="32"/>
              </w:rPr>
            </w:pPr>
          </w:p>
        </w:tc>
        <w:tc>
          <w:tcPr>
            <w:tcW w:w="8581" w:type="dxa"/>
          </w:tcPr>
          <w:p w14:paraId="19AB60BD" w14:textId="77777777" w:rsidR="0044319A" w:rsidRPr="00E6412E" w:rsidRDefault="000D336A" w:rsidP="0062265A">
            <w:pPr>
              <w:pStyle w:val="Title"/>
              <w:jc w:val="center"/>
              <w:rPr>
                <w:rFonts w:ascii="Times New Roman" w:hAnsi="Times New Roman" w:cs="Times New Roman"/>
                <w:sz w:val="144"/>
              </w:rPr>
            </w:pPr>
            <w:r w:rsidRPr="00E6412E">
              <w:rPr>
                <w:rFonts w:ascii="Times New Roman" w:hAnsi="Times New Roman" w:cs="Times New Roman"/>
                <w:sz w:val="144"/>
              </w:rPr>
              <w:t>YWY</w:t>
            </w:r>
          </w:p>
          <w:p w14:paraId="5EAAEC94" w14:textId="77777777" w:rsidR="0044319A" w:rsidRPr="00E6412E" w:rsidRDefault="000D336A" w:rsidP="0062265A">
            <w:pPr>
              <w:pStyle w:val="Subtitle"/>
              <w:jc w:val="center"/>
              <w:rPr>
                <w:rFonts w:ascii="Times New Roman" w:hAnsi="Times New Roman" w:cs="Times New Roman"/>
                <w:sz w:val="56"/>
              </w:rPr>
            </w:pPr>
            <w:r w:rsidRPr="00E6412E">
              <w:rPr>
                <w:rFonts w:ascii="Times New Roman" w:hAnsi="Times New Roman" w:cs="Times New Roman"/>
                <w:sz w:val="56"/>
              </w:rPr>
              <w:t>Pet Store</w:t>
            </w:r>
          </w:p>
        </w:tc>
      </w:tr>
    </w:tbl>
    <w:p w14:paraId="44AFA7F4" w14:textId="77777777" w:rsidR="0044319A" w:rsidRPr="00E6412E" w:rsidRDefault="0044319A">
      <w:pPr>
        <w:pStyle w:val="Date"/>
        <w:rPr>
          <w:rFonts w:ascii="Times New Roman" w:hAnsi="Times New Roman" w:cs="Times New Roman"/>
          <w:sz w:val="40"/>
        </w:rPr>
      </w:pPr>
    </w:p>
    <w:p w14:paraId="21CB03B9" w14:textId="77777777" w:rsidR="0044319A" w:rsidRPr="00E6412E" w:rsidRDefault="0044319A">
      <w:pPr>
        <w:pStyle w:val="Heading1"/>
        <w:rPr>
          <w:rFonts w:ascii="Times New Roman" w:hAnsi="Times New Roman" w:cs="Times New Roman"/>
          <w:sz w:val="56"/>
        </w:rPr>
      </w:pPr>
    </w:p>
    <w:p w14:paraId="045AA002" w14:textId="77777777" w:rsidR="0044319A" w:rsidRPr="00E6412E" w:rsidRDefault="0044319A">
      <w:pPr>
        <w:rPr>
          <w:rFonts w:ascii="Times New Roman" w:hAnsi="Times New Roman" w:cs="Times New Roman"/>
          <w:sz w:val="32"/>
        </w:rPr>
      </w:pPr>
    </w:p>
    <w:p w14:paraId="23B9315D" w14:textId="77777777" w:rsidR="0044319A" w:rsidRPr="00E6412E" w:rsidRDefault="0044319A">
      <w:pPr>
        <w:rPr>
          <w:rFonts w:ascii="Times New Roman" w:hAnsi="Times New Roman" w:cs="Times New Roman"/>
          <w:sz w:val="32"/>
        </w:rPr>
      </w:pPr>
    </w:p>
    <w:p w14:paraId="12A77EF3" w14:textId="77777777" w:rsidR="0062265A" w:rsidRPr="00E6412E" w:rsidRDefault="0062265A">
      <w:pPr>
        <w:rPr>
          <w:rFonts w:ascii="Times New Roman" w:hAnsi="Times New Roman" w:cs="Times New Roman"/>
          <w:sz w:val="32"/>
        </w:rPr>
      </w:pPr>
    </w:p>
    <w:p w14:paraId="3EBDF2AA" w14:textId="77777777" w:rsidR="0062265A" w:rsidRPr="00E6412E" w:rsidRDefault="0062265A">
      <w:pPr>
        <w:rPr>
          <w:rFonts w:ascii="Times New Roman" w:hAnsi="Times New Roman" w:cs="Times New Roman"/>
          <w:sz w:val="32"/>
        </w:rPr>
      </w:pPr>
    </w:p>
    <w:p w14:paraId="18133B0D" w14:textId="77777777" w:rsidR="0062265A" w:rsidRPr="00E6412E" w:rsidRDefault="0062265A">
      <w:pPr>
        <w:rPr>
          <w:rFonts w:ascii="Times New Roman" w:hAnsi="Times New Roman" w:cs="Times New Roman"/>
          <w:sz w:val="32"/>
        </w:rPr>
      </w:pPr>
    </w:p>
    <w:p w14:paraId="34CD2CA7" w14:textId="77777777" w:rsidR="000D336A" w:rsidRPr="00E6412E" w:rsidRDefault="000D336A" w:rsidP="0062265A">
      <w:pPr>
        <w:spacing w:line="240" w:lineRule="auto"/>
        <w:jc w:val="center"/>
        <w:rPr>
          <w:rFonts w:ascii="Times New Roman" w:hAnsi="Times New Roman" w:cs="Times New Roman"/>
          <w:sz w:val="32"/>
        </w:rPr>
      </w:pPr>
      <w:r w:rsidRPr="00E6412E">
        <w:rPr>
          <w:rFonts w:ascii="Times New Roman" w:hAnsi="Times New Roman" w:cs="Times New Roman"/>
          <w:sz w:val="32"/>
        </w:rPr>
        <w:t>Phone</w:t>
      </w:r>
      <w:r w:rsidRPr="00E6412E">
        <w:rPr>
          <w:rFonts w:ascii="Times New Roman" w:hAnsi="Times New Roman" w:cs="Times New Roman"/>
          <w:sz w:val="32"/>
        </w:rPr>
        <w:t>：</w:t>
      </w:r>
      <w:r w:rsidRPr="00E6412E">
        <w:rPr>
          <w:rFonts w:ascii="Times New Roman" w:hAnsi="Times New Roman" w:cs="Times New Roman"/>
          <w:sz w:val="32"/>
        </w:rPr>
        <w:t>509-964-6700</w:t>
      </w:r>
    </w:p>
    <w:p w14:paraId="3E36CEB8" w14:textId="77777777" w:rsidR="000D336A" w:rsidRPr="00E6412E" w:rsidRDefault="000D336A" w:rsidP="0062265A">
      <w:pPr>
        <w:spacing w:line="240" w:lineRule="auto"/>
        <w:jc w:val="center"/>
        <w:rPr>
          <w:rFonts w:ascii="Times New Roman" w:hAnsi="Times New Roman" w:cs="Times New Roman"/>
          <w:sz w:val="32"/>
        </w:rPr>
      </w:pPr>
      <w:r w:rsidRPr="00E6412E">
        <w:rPr>
          <w:rFonts w:ascii="Times New Roman" w:hAnsi="Times New Roman" w:cs="Times New Roman"/>
          <w:sz w:val="32"/>
        </w:rPr>
        <w:t>Email</w:t>
      </w:r>
      <w:r w:rsidRPr="00E6412E">
        <w:rPr>
          <w:rFonts w:ascii="Times New Roman" w:hAnsi="Times New Roman" w:cs="Times New Roman"/>
          <w:sz w:val="32"/>
        </w:rPr>
        <w:t>：</w:t>
      </w:r>
      <w:r w:rsidRPr="00E6412E">
        <w:rPr>
          <w:rFonts w:ascii="Times New Roman" w:hAnsi="Times New Roman" w:cs="Times New Roman"/>
          <w:sz w:val="32"/>
        </w:rPr>
        <w:t>876283486@qq.com</w:t>
      </w:r>
    </w:p>
    <w:p w14:paraId="57A550B1" w14:textId="77777777" w:rsidR="000D336A" w:rsidRPr="00E6412E" w:rsidRDefault="000D336A" w:rsidP="0062265A">
      <w:pPr>
        <w:spacing w:line="240" w:lineRule="auto"/>
        <w:jc w:val="center"/>
        <w:rPr>
          <w:rFonts w:ascii="Times New Roman" w:hAnsi="Times New Roman" w:cs="Times New Roman"/>
          <w:sz w:val="32"/>
        </w:rPr>
      </w:pPr>
      <w:r w:rsidRPr="00E6412E">
        <w:rPr>
          <w:rFonts w:ascii="Times New Roman" w:hAnsi="Times New Roman" w:cs="Times New Roman"/>
          <w:sz w:val="32"/>
        </w:rPr>
        <w:t>CWU</w:t>
      </w:r>
    </w:p>
    <w:p w14:paraId="7C158D0F" w14:textId="77777777" w:rsidR="000D336A" w:rsidRPr="00E6412E" w:rsidRDefault="000D336A" w:rsidP="0062265A">
      <w:pPr>
        <w:spacing w:line="240" w:lineRule="auto"/>
        <w:jc w:val="center"/>
        <w:rPr>
          <w:rFonts w:ascii="Times New Roman" w:hAnsi="Times New Roman" w:cs="Times New Roman"/>
          <w:sz w:val="32"/>
        </w:rPr>
      </w:pPr>
      <w:r w:rsidRPr="00E6412E">
        <w:rPr>
          <w:rFonts w:ascii="Times New Roman" w:hAnsi="Times New Roman" w:cs="Times New Roman"/>
          <w:sz w:val="32"/>
        </w:rPr>
        <w:t>400 E. University Way</w:t>
      </w:r>
    </w:p>
    <w:p w14:paraId="61D174D4" w14:textId="77777777" w:rsidR="00484508" w:rsidRDefault="000D336A" w:rsidP="00C06CAF">
      <w:pPr>
        <w:ind w:left="2160" w:firstLine="720"/>
        <w:rPr>
          <w:rFonts w:ascii="Times New Roman" w:hAnsi="Times New Roman" w:cs="Times New Roman"/>
          <w:sz w:val="32"/>
        </w:rPr>
      </w:pPr>
      <w:r w:rsidRPr="00E6412E">
        <w:rPr>
          <w:rFonts w:ascii="Times New Roman" w:hAnsi="Times New Roman" w:cs="Times New Roman"/>
          <w:sz w:val="32"/>
        </w:rPr>
        <w:t>Ellensburg, WA 98926</w:t>
      </w:r>
    </w:p>
    <w:p w14:paraId="3B7BD6F0" w14:textId="77777777" w:rsidR="003579D7" w:rsidRDefault="003579D7" w:rsidP="003579D7">
      <w:pPr>
        <w:rPr>
          <w:rFonts w:ascii="Times New Roman" w:hAnsi="Times New Roman" w:cs="Times New Roman"/>
          <w:sz w:val="32"/>
        </w:rPr>
      </w:pPr>
    </w:p>
    <w:p w14:paraId="55C643ED" w14:textId="77777777" w:rsidR="004D6047" w:rsidRPr="004D6047" w:rsidRDefault="004D6047" w:rsidP="003579D7">
      <w:pPr>
        <w:rPr>
          <w:lang w:eastAsia="zh-CN"/>
        </w:rPr>
      </w:pPr>
    </w:p>
    <w:sdt>
      <w:sdtPr>
        <w:rPr>
          <w:rFonts w:asciiTheme="minorHAnsi" w:eastAsiaTheme="minorHAnsi" w:hAnsiTheme="minorHAnsi" w:cstheme="minorBidi"/>
          <w:b w:val="0"/>
          <w:caps w:val="0"/>
          <w:sz w:val="26"/>
          <w:szCs w:val="26"/>
        </w:rPr>
        <w:id w:val="1397858627"/>
        <w:docPartObj>
          <w:docPartGallery w:val="Table of Contents"/>
          <w:docPartUnique/>
        </w:docPartObj>
      </w:sdtPr>
      <w:sdtEndPr>
        <w:rPr>
          <w:bCs/>
          <w:noProof/>
        </w:rPr>
      </w:sdtEndPr>
      <w:sdtContent>
        <w:p w14:paraId="3228B0AB" w14:textId="77777777" w:rsidR="004D6047" w:rsidRDefault="004D6047">
          <w:pPr>
            <w:pStyle w:val="TOCHeading"/>
          </w:pPr>
          <w:r>
            <w:t xml:space="preserve"> Contents</w:t>
          </w:r>
        </w:p>
        <w:p w14:paraId="5E0E543B" w14:textId="77777777" w:rsidR="004D6047" w:rsidRDefault="004D6047">
          <w:pPr>
            <w:pStyle w:val="TOC1"/>
            <w:tabs>
              <w:tab w:val="right" w:leader="dot" w:pos="8573"/>
            </w:tabs>
            <w:rPr>
              <w:rFonts w:eastAsiaTheme="minorEastAsia"/>
              <w:b w:val="0"/>
              <w:bCs w:val="0"/>
              <w:noProof/>
              <w:color w:val="auto"/>
              <w:lang w:eastAsia="zh-CN"/>
            </w:rPr>
          </w:pPr>
          <w:r>
            <w:rPr>
              <w:b w:val="0"/>
              <w:bCs w:val="0"/>
            </w:rPr>
            <w:fldChar w:fldCharType="begin"/>
          </w:r>
          <w:r>
            <w:instrText xml:space="preserve"> TOC \o "1-3" \h \z \u </w:instrText>
          </w:r>
          <w:r>
            <w:rPr>
              <w:b w:val="0"/>
              <w:bCs w:val="0"/>
            </w:rPr>
            <w:fldChar w:fldCharType="separate"/>
          </w:r>
          <w:hyperlink w:anchor="_Toc476507049" w:history="1">
            <w:r w:rsidRPr="00995315">
              <w:rPr>
                <w:rStyle w:val="Hyperlink"/>
                <w:noProof/>
                <w:lang w:eastAsia="zh-CN"/>
              </w:rPr>
              <w:t>Introduction</w:t>
            </w:r>
            <w:r>
              <w:rPr>
                <w:noProof/>
                <w:webHidden/>
              </w:rPr>
              <w:tab/>
            </w:r>
            <w:r w:rsidR="00484508">
              <w:rPr>
                <w:noProof/>
                <w:webHidden/>
              </w:rPr>
              <w:t>4</w:t>
            </w:r>
          </w:hyperlink>
        </w:p>
        <w:p w14:paraId="66C2398B" w14:textId="77777777" w:rsidR="004D6047" w:rsidRDefault="00F771D5">
          <w:pPr>
            <w:pStyle w:val="TOC1"/>
            <w:tabs>
              <w:tab w:val="right" w:leader="dot" w:pos="8573"/>
            </w:tabs>
            <w:rPr>
              <w:rFonts w:eastAsiaTheme="minorEastAsia"/>
              <w:b w:val="0"/>
              <w:bCs w:val="0"/>
              <w:noProof/>
              <w:color w:val="auto"/>
              <w:lang w:eastAsia="zh-CN"/>
            </w:rPr>
          </w:pPr>
          <w:hyperlink w:anchor="_Toc476507050" w:history="1">
            <w:r w:rsidR="004D6047" w:rsidRPr="00995315">
              <w:rPr>
                <w:rStyle w:val="Hyperlink"/>
                <w:noProof/>
                <w:lang w:eastAsia="zh-CN"/>
              </w:rPr>
              <w:t>Presentation</w:t>
            </w:r>
            <w:r w:rsidR="004D6047">
              <w:rPr>
                <w:noProof/>
                <w:webHidden/>
              </w:rPr>
              <w:tab/>
            </w:r>
            <w:r w:rsidR="00484508">
              <w:rPr>
                <w:noProof/>
                <w:webHidden/>
              </w:rPr>
              <w:t>5</w:t>
            </w:r>
          </w:hyperlink>
        </w:p>
        <w:p w14:paraId="442668BB" w14:textId="77777777" w:rsidR="004D6047" w:rsidRDefault="00F771D5">
          <w:pPr>
            <w:pStyle w:val="TOC1"/>
            <w:tabs>
              <w:tab w:val="right" w:leader="dot" w:pos="8573"/>
            </w:tabs>
            <w:rPr>
              <w:rFonts w:eastAsiaTheme="minorEastAsia"/>
              <w:b w:val="0"/>
              <w:bCs w:val="0"/>
              <w:noProof/>
              <w:color w:val="auto"/>
              <w:lang w:eastAsia="zh-CN"/>
            </w:rPr>
          </w:pPr>
          <w:hyperlink w:anchor="_Toc476507051" w:history="1">
            <w:r w:rsidR="004D6047" w:rsidRPr="00995315">
              <w:rPr>
                <w:rStyle w:val="Hyperlink"/>
                <w:noProof/>
                <w:lang w:eastAsia="zh-CN"/>
              </w:rPr>
              <w:t>Cover letter</w:t>
            </w:r>
            <w:r w:rsidR="004D6047">
              <w:rPr>
                <w:noProof/>
                <w:webHidden/>
              </w:rPr>
              <w:tab/>
            </w:r>
            <w:r w:rsidR="00484508">
              <w:rPr>
                <w:noProof/>
                <w:webHidden/>
              </w:rPr>
              <w:t>6</w:t>
            </w:r>
          </w:hyperlink>
        </w:p>
        <w:p w14:paraId="108CA29B" w14:textId="77777777" w:rsidR="00484508" w:rsidRDefault="00F771D5" w:rsidP="00484508">
          <w:pPr>
            <w:pStyle w:val="TOC1"/>
            <w:tabs>
              <w:tab w:val="right" w:leader="dot" w:pos="8573"/>
            </w:tabs>
            <w:rPr>
              <w:rStyle w:val="Hyperlink"/>
              <w:noProof/>
            </w:rPr>
          </w:pPr>
          <w:hyperlink w:anchor="_Toc476507052" w:history="1">
            <w:r w:rsidR="004D6047" w:rsidRPr="00995315">
              <w:rPr>
                <w:rStyle w:val="Hyperlink"/>
                <w:noProof/>
                <w:lang w:eastAsia="zh-CN"/>
              </w:rPr>
              <w:t>Business concept</w:t>
            </w:r>
            <w:r w:rsidR="004D6047">
              <w:rPr>
                <w:noProof/>
                <w:webHidden/>
              </w:rPr>
              <w:tab/>
            </w:r>
            <w:r w:rsidR="00484508">
              <w:rPr>
                <w:noProof/>
                <w:webHidden/>
              </w:rPr>
              <w:t>8</w:t>
            </w:r>
          </w:hyperlink>
        </w:p>
        <w:p w14:paraId="7E46D186" w14:textId="77777777" w:rsidR="003579D7" w:rsidRPr="003579D7" w:rsidRDefault="00F771D5" w:rsidP="003579D7">
          <w:pPr>
            <w:pStyle w:val="TOC1"/>
            <w:tabs>
              <w:tab w:val="right" w:leader="dot" w:pos="8573"/>
            </w:tabs>
            <w:rPr>
              <w:rFonts w:eastAsiaTheme="minorEastAsia"/>
              <w:b w:val="0"/>
              <w:bCs w:val="0"/>
              <w:noProof/>
              <w:color w:val="auto"/>
              <w:lang w:eastAsia="zh-CN"/>
            </w:rPr>
          </w:pPr>
          <w:hyperlink w:anchor="_Toc476507062" w:history="1">
            <w:r w:rsidR="003579D7">
              <w:rPr>
                <w:rStyle w:val="Hyperlink"/>
                <w:noProof/>
                <w:lang w:eastAsia="zh-CN"/>
              </w:rPr>
              <w:t>Brochure</w:t>
            </w:r>
            <w:r w:rsidR="003579D7">
              <w:rPr>
                <w:noProof/>
                <w:webHidden/>
              </w:rPr>
              <w:tab/>
              <w:t>12</w:t>
            </w:r>
          </w:hyperlink>
        </w:p>
        <w:p w14:paraId="7DE0EAE0" w14:textId="77777777" w:rsidR="00484508" w:rsidRPr="00484508" w:rsidRDefault="00F771D5" w:rsidP="00484508">
          <w:pPr>
            <w:pStyle w:val="TOC1"/>
            <w:tabs>
              <w:tab w:val="right" w:leader="dot" w:pos="8573"/>
            </w:tabs>
            <w:rPr>
              <w:noProof/>
              <w:color w:val="36A3B8" w:themeColor="hyperlink"/>
              <w:u w:val="single"/>
            </w:rPr>
          </w:pPr>
          <w:hyperlink w:anchor="_Toc476507053" w:history="1">
            <w:r w:rsidR="004D6047" w:rsidRPr="00995315">
              <w:rPr>
                <w:rStyle w:val="Hyperlink"/>
                <w:noProof/>
                <w:lang w:eastAsia="zh-CN"/>
              </w:rPr>
              <w:t>Market Research document</w:t>
            </w:r>
            <w:r w:rsidR="004D6047">
              <w:rPr>
                <w:noProof/>
                <w:webHidden/>
              </w:rPr>
              <w:tab/>
            </w:r>
            <w:r w:rsidR="003579D7">
              <w:rPr>
                <w:noProof/>
                <w:webHidden/>
              </w:rPr>
              <w:t>13</w:t>
            </w:r>
          </w:hyperlink>
        </w:p>
        <w:p w14:paraId="389F947A" w14:textId="77777777" w:rsidR="004D6047" w:rsidRDefault="00F771D5">
          <w:pPr>
            <w:pStyle w:val="TOC1"/>
            <w:tabs>
              <w:tab w:val="right" w:leader="dot" w:pos="8573"/>
            </w:tabs>
            <w:rPr>
              <w:rFonts w:eastAsiaTheme="minorEastAsia"/>
              <w:b w:val="0"/>
              <w:bCs w:val="0"/>
              <w:noProof/>
              <w:color w:val="auto"/>
              <w:lang w:eastAsia="zh-CN"/>
            </w:rPr>
          </w:pPr>
          <w:hyperlink w:anchor="_Toc476507054" w:history="1">
            <w:r w:rsidR="004D6047" w:rsidRPr="00995315">
              <w:rPr>
                <w:rStyle w:val="Hyperlink"/>
                <w:noProof/>
                <w:lang w:eastAsia="zh-CN"/>
              </w:rPr>
              <w:t>Financials section</w:t>
            </w:r>
            <w:r w:rsidR="004D6047">
              <w:rPr>
                <w:noProof/>
                <w:webHidden/>
              </w:rPr>
              <w:tab/>
            </w:r>
            <w:r w:rsidR="003579D7">
              <w:rPr>
                <w:noProof/>
                <w:webHidden/>
              </w:rPr>
              <w:t>22</w:t>
            </w:r>
          </w:hyperlink>
        </w:p>
        <w:p w14:paraId="5D0FE4F6" w14:textId="77777777" w:rsidR="004D6047" w:rsidRDefault="00F771D5">
          <w:pPr>
            <w:pStyle w:val="TOC2"/>
            <w:tabs>
              <w:tab w:val="right" w:leader="dot" w:pos="8573"/>
            </w:tabs>
            <w:rPr>
              <w:rFonts w:eastAsiaTheme="minorEastAsia"/>
              <w:b w:val="0"/>
              <w:bCs w:val="0"/>
              <w:noProof/>
              <w:color w:val="auto"/>
              <w:sz w:val="24"/>
              <w:szCs w:val="24"/>
              <w:lang w:eastAsia="zh-CN"/>
            </w:rPr>
          </w:pPr>
          <w:hyperlink w:anchor="_Toc476507055" w:history="1">
            <w:r w:rsidR="004D6047" w:rsidRPr="00995315">
              <w:rPr>
                <w:rStyle w:val="Hyperlink"/>
                <w:noProof/>
                <w:lang w:eastAsia="zh-CN"/>
              </w:rPr>
              <w:t>Introduction to Financials</w:t>
            </w:r>
            <w:r w:rsidR="004D6047">
              <w:rPr>
                <w:noProof/>
                <w:webHidden/>
              </w:rPr>
              <w:tab/>
            </w:r>
            <w:r w:rsidR="003579D7">
              <w:rPr>
                <w:noProof/>
                <w:webHidden/>
              </w:rPr>
              <w:t>22</w:t>
            </w:r>
          </w:hyperlink>
        </w:p>
        <w:p w14:paraId="45CF86A3" w14:textId="77777777" w:rsidR="004D6047" w:rsidRDefault="00F771D5">
          <w:pPr>
            <w:pStyle w:val="TOC2"/>
            <w:tabs>
              <w:tab w:val="right" w:leader="dot" w:pos="8573"/>
            </w:tabs>
            <w:rPr>
              <w:rFonts w:eastAsiaTheme="minorEastAsia"/>
              <w:b w:val="0"/>
              <w:bCs w:val="0"/>
              <w:noProof/>
              <w:color w:val="auto"/>
              <w:sz w:val="24"/>
              <w:szCs w:val="24"/>
              <w:lang w:eastAsia="zh-CN"/>
            </w:rPr>
          </w:pPr>
          <w:hyperlink w:anchor="_Toc476507056" w:history="1">
            <w:r w:rsidR="004D6047" w:rsidRPr="00995315">
              <w:rPr>
                <w:rStyle w:val="Hyperlink"/>
                <w:noProof/>
                <w:lang w:eastAsia="zh-CN"/>
              </w:rPr>
              <w:t>Budget intro with link to latest Budget Template and Price Trends workbooks</w:t>
            </w:r>
            <w:r w:rsidR="004D6047">
              <w:rPr>
                <w:noProof/>
                <w:webHidden/>
              </w:rPr>
              <w:tab/>
            </w:r>
            <w:r w:rsidR="003579D7">
              <w:rPr>
                <w:noProof/>
                <w:webHidden/>
              </w:rPr>
              <w:t>22</w:t>
            </w:r>
          </w:hyperlink>
        </w:p>
        <w:p w14:paraId="456CE9D1" w14:textId="77777777" w:rsidR="004D6047" w:rsidRDefault="00F771D5">
          <w:pPr>
            <w:pStyle w:val="TOC2"/>
            <w:tabs>
              <w:tab w:val="right" w:leader="dot" w:pos="8573"/>
            </w:tabs>
            <w:rPr>
              <w:rFonts w:eastAsiaTheme="minorEastAsia"/>
              <w:b w:val="0"/>
              <w:bCs w:val="0"/>
              <w:noProof/>
              <w:color w:val="auto"/>
              <w:sz w:val="24"/>
              <w:szCs w:val="24"/>
              <w:lang w:eastAsia="zh-CN"/>
            </w:rPr>
          </w:pPr>
          <w:hyperlink w:anchor="_Toc476507057" w:history="1">
            <w:r w:rsidR="004D6047" w:rsidRPr="00995315">
              <w:rPr>
                <w:rStyle w:val="Hyperlink"/>
                <w:noProof/>
                <w:lang w:eastAsia="zh-CN"/>
              </w:rPr>
              <w:t>Price Comparison Database intro with link to latest PCDB</w:t>
            </w:r>
            <w:r w:rsidR="004D6047">
              <w:rPr>
                <w:noProof/>
                <w:webHidden/>
              </w:rPr>
              <w:tab/>
            </w:r>
            <w:r w:rsidR="003579D7">
              <w:rPr>
                <w:noProof/>
                <w:webHidden/>
              </w:rPr>
              <w:t>22</w:t>
            </w:r>
          </w:hyperlink>
        </w:p>
        <w:p w14:paraId="7E52BF27" w14:textId="77777777" w:rsidR="004D6047" w:rsidRDefault="00F771D5">
          <w:pPr>
            <w:pStyle w:val="TOC2"/>
            <w:tabs>
              <w:tab w:val="right" w:leader="dot" w:pos="8573"/>
            </w:tabs>
            <w:rPr>
              <w:rFonts w:eastAsiaTheme="minorEastAsia"/>
              <w:b w:val="0"/>
              <w:bCs w:val="0"/>
              <w:noProof/>
              <w:color w:val="auto"/>
              <w:sz w:val="24"/>
              <w:szCs w:val="24"/>
              <w:lang w:eastAsia="zh-CN"/>
            </w:rPr>
          </w:pPr>
          <w:hyperlink w:anchor="_Toc476507058" w:history="1">
            <w:r w:rsidR="004D6047" w:rsidRPr="00995315">
              <w:rPr>
                <w:rStyle w:val="Hyperlink"/>
                <w:noProof/>
                <w:lang w:eastAsia="zh-CN"/>
              </w:rPr>
              <w:t>Summary of Financials</w:t>
            </w:r>
            <w:r w:rsidR="004D6047">
              <w:rPr>
                <w:noProof/>
                <w:webHidden/>
              </w:rPr>
              <w:tab/>
            </w:r>
            <w:r w:rsidR="003579D7">
              <w:rPr>
                <w:noProof/>
                <w:webHidden/>
              </w:rPr>
              <w:t>22</w:t>
            </w:r>
          </w:hyperlink>
        </w:p>
        <w:p w14:paraId="477C3F44" w14:textId="77777777" w:rsidR="004D6047" w:rsidRDefault="00F771D5">
          <w:pPr>
            <w:pStyle w:val="TOC1"/>
            <w:tabs>
              <w:tab w:val="right" w:leader="dot" w:pos="8573"/>
            </w:tabs>
            <w:rPr>
              <w:rFonts w:eastAsiaTheme="minorEastAsia"/>
              <w:b w:val="0"/>
              <w:bCs w:val="0"/>
              <w:noProof/>
              <w:color w:val="auto"/>
              <w:lang w:eastAsia="zh-CN"/>
            </w:rPr>
          </w:pPr>
          <w:hyperlink w:anchor="_Toc476507059" w:history="1">
            <w:r w:rsidR="004D6047" w:rsidRPr="00995315">
              <w:rPr>
                <w:rStyle w:val="Hyperlink"/>
                <w:noProof/>
                <w:lang w:eastAsia="zh-CN"/>
              </w:rPr>
              <w:t>Appendix</w:t>
            </w:r>
            <w:r w:rsidR="004D6047">
              <w:rPr>
                <w:noProof/>
                <w:webHidden/>
              </w:rPr>
              <w:tab/>
            </w:r>
            <w:r w:rsidR="003579D7">
              <w:rPr>
                <w:noProof/>
                <w:webHidden/>
              </w:rPr>
              <w:t>23</w:t>
            </w:r>
          </w:hyperlink>
        </w:p>
        <w:p w14:paraId="0493F68A" w14:textId="77777777" w:rsidR="004D6047" w:rsidRDefault="00F771D5">
          <w:pPr>
            <w:pStyle w:val="TOC2"/>
            <w:tabs>
              <w:tab w:val="right" w:leader="dot" w:pos="8573"/>
            </w:tabs>
            <w:rPr>
              <w:rFonts w:eastAsiaTheme="minorEastAsia"/>
              <w:b w:val="0"/>
              <w:bCs w:val="0"/>
              <w:noProof/>
              <w:color w:val="auto"/>
              <w:sz w:val="24"/>
              <w:szCs w:val="24"/>
              <w:lang w:eastAsia="zh-CN"/>
            </w:rPr>
          </w:pPr>
          <w:hyperlink w:anchor="_Toc476507060" w:history="1">
            <w:r w:rsidR="004D6047" w:rsidRPr="00995315">
              <w:rPr>
                <w:rStyle w:val="Hyperlink"/>
                <w:noProof/>
                <w:lang w:eastAsia="zh-CN"/>
              </w:rPr>
              <w:t>Resume</w:t>
            </w:r>
            <w:r w:rsidR="004D6047">
              <w:rPr>
                <w:noProof/>
                <w:webHidden/>
              </w:rPr>
              <w:tab/>
            </w:r>
            <w:r w:rsidR="003579D7">
              <w:rPr>
                <w:noProof/>
                <w:webHidden/>
              </w:rPr>
              <w:t>23</w:t>
            </w:r>
          </w:hyperlink>
        </w:p>
        <w:p w14:paraId="3B65AFA6" w14:textId="77777777" w:rsidR="004D6047" w:rsidRDefault="00F771D5">
          <w:pPr>
            <w:pStyle w:val="TOC2"/>
            <w:tabs>
              <w:tab w:val="right" w:leader="dot" w:pos="8573"/>
            </w:tabs>
            <w:rPr>
              <w:rFonts w:eastAsiaTheme="minorEastAsia"/>
              <w:b w:val="0"/>
              <w:bCs w:val="0"/>
              <w:noProof/>
              <w:color w:val="auto"/>
              <w:sz w:val="24"/>
              <w:szCs w:val="24"/>
              <w:lang w:eastAsia="zh-CN"/>
            </w:rPr>
          </w:pPr>
          <w:hyperlink w:anchor="_Toc476507061" w:history="1">
            <w:r w:rsidR="004D6047" w:rsidRPr="00995315">
              <w:rPr>
                <w:rStyle w:val="Hyperlink"/>
                <w:noProof/>
                <w:lang w:eastAsia="zh-CN"/>
              </w:rPr>
              <w:t>Privacy and Ethics paper</w:t>
            </w:r>
            <w:r w:rsidR="004D6047">
              <w:rPr>
                <w:noProof/>
                <w:webHidden/>
              </w:rPr>
              <w:tab/>
            </w:r>
            <w:r w:rsidR="003579D7">
              <w:rPr>
                <w:noProof/>
                <w:webHidden/>
              </w:rPr>
              <w:t>24</w:t>
            </w:r>
          </w:hyperlink>
        </w:p>
        <w:p w14:paraId="471050E4" w14:textId="77777777" w:rsidR="004D6047" w:rsidRDefault="004D6047">
          <w:r>
            <w:rPr>
              <w:b/>
              <w:bCs/>
              <w:noProof/>
            </w:rPr>
            <w:fldChar w:fldCharType="end"/>
          </w:r>
        </w:p>
      </w:sdtContent>
    </w:sdt>
    <w:p w14:paraId="57FC0FA5" w14:textId="77777777" w:rsidR="005D4C9D" w:rsidRPr="005D4C9D" w:rsidRDefault="005D4C9D" w:rsidP="004D6047">
      <w:pPr>
        <w:pStyle w:val="Heading1"/>
        <w:pBdr>
          <w:bottom w:val="single" w:sz="24" w:space="0" w:color="3A3A3A" w:themeColor="text2"/>
        </w:pBdr>
        <w:rPr>
          <w:lang w:eastAsia="zh-CN"/>
        </w:rPr>
      </w:pPr>
    </w:p>
    <w:p w14:paraId="7BF11E74" w14:textId="77777777" w:rsidR="00105F38" w:rsidRDefault="00105F38" w:rsidP="00AD7C34">
      <w:pPr>
        <w:rPr>
          <w:lang w:eastAsia="zh-CN"/>
        </w:rPr>
      </w:pPr>
    </w:p>
    <w:p w14:paraId="6C2A4F75" w14:textId="77777777" w:rsidR="00572E72" w:rsidRDefault="00572E72">
      <w:pPr>
        <w:pStyle w:val="TableofFigures"/>
        <w:tabs>
          <w:tab w:val="right" w:leader="dot" w:pos="8488"/>
        </w:tabs>
        <w:rPr>
          <w:rFonts w:eastAsiaTheme="minorEastAsia"/>
          <w:noProof/>
          <w:color w:val="auto"/>
          <w:sz w:val="24"/>
          <w:szCs w:val="24"/>
          <w:lang w:eastAsia="zh-CN"/>
        </w:rPr>
      </w:pPr>
      <w:r>
        <w:rPr>
          <w:b/>
          <w:sz w:val="36"/>
          <w:lang w:eastAsia="zh-CN"/>
        </w:rPr>
        <w:fldChar w:fldCharType="begin"/>
      </w:r>
      <w:r>
        <w:rPr>
          <w:b/>
          <w:sz w:val="36"/>
          <w:lang w:eastAsia="zh-CN"/>
        </w:rPr>
        <w:instrText xml:space="preserve"> TOC \c "Figure" </w:instrText>
      </w:r>
      <w:r>
        <w:rPr>
          <w:b/>
          <w:sz w:val="36"/>
          <w:lang w:eastAsia="zh-CN"/>
        </w:rPr>
        <w:fldChar w:fldCharType="separate"/>
      </w:r>
      <w:r>
        <w:rPr>
          <w:noProof/>
        </w:rPr>
        <w:t>Figure 1</w:t>
      </w:r>
      <w:r>
        <w:rPr>
          <w:noProof/>
        </w:rPr>
        <w:tab/>
      </w:r>
      <w:r>
        <w:rPr>
          <w:noProof/>
        </w:rPr>
        <w:fldChar w:fldCharType="begin"/>
      </w:r>
      <w:r>
        <w:rPr>
          <w:noProof/>
        </w:rPr>
        <w:instrText xml:space="preserve"> PAGEREF _Toc476510856 \h </w:instrText>
      </w:r>
      <w:r>
        <w:rPr>
          <w:noProof/>
        </w:rPr>
      </w:r>
      <w:r>
        <w:rPr>
          <w:noProof/>
        </w:rPr>
        <w:fldChar w:fldCharType="separate"/>
      </w:r>
      <w:r>
        <w:rPr>
          <w:noProof/>
        </w:rPr>
        <w:t>14</w:t>
      </w:r>
      <w:r>
        <w:rPr>
          <w:noProof/>
        </w:rPr>
        <w:fldChar w:fldCharType="end"/>
      </w:r>
    </w:p>
    <w:p w14:paraId="2E373D82" w14:textId="77777777" w:rsidR="00572E72" w:rsidRDefault="00572E72">
      <w:pPr>
        <w:pStyle w:val="TableofFigures"/>
        <w:tabs>
          <w:tab w:val="right" w:leader="dot" w:pos="8488"/>
        </w:tabs>
        <w:rPr>
          <w:rFonts w:eastAsiaTheme="minorEastAsia"/>
          <w:noProof/>
          <w:color w:val="auto"/>
          <w:sz w:val="24"/>
          <w:szCs w:val="24"/>
          <w:lang w:eastAsia="zh-CN"/>
        </w:rPr>
      </w:pPr>
      <w:r>
        <w:rPr>
          <w:noProof/>
        </w:rPr>
        <w:t>Figure 2</w:t>
      </w:r>
      <w:r>
        <w:rPr>
          <w:noProof/>
        </w:rPr>
        <w:tab/>
      </w:r>
      <w:r>
        <w:rPr>
          <w:noProof/>
        </w:rPr>
        <w:fldChar w:fldCharType="begin"/>
      </w:r>
      <w:r>
        <w:rPr>
          <w:noProof/>
        </w:rPr>
        <w:instrText xml:space="preserve"> PAGEREF _Toc476510857 \h </w:instrText>
      </w:r>
      <w:r>
        <w:rPr>
          <w:noProof/>
        </w:rPr>
      </w:r>
      <w:r>
        <w:rPr>
          <w:noProof/>
        </w:rPr>
        <w:fldChar w:fldCharType="separate"/>
      </w:r>
      <w:r>
        <w:rPr>
          <w:noProof/>
        </w:rPr>
        <w:t>15</w:t>
      </w:r>
      <w:r>
        <w:rPr>
          <w:noProof/>
        </w:rPr>
        <w:fldChar w:fldCharType="end"/>
      </w:r>
    </w:p>
    <w:p w14:paraId="183F5D66" w14:textId="77777777" w:rsidR="00572E72" w:rsidRDefault="00572E72">
      <w:pPr>
        <w:pStyle w:val="TableofFigures"/>
        <w:tabs>
          <w:tab w:val="right" w:leader="dot" w:pos="8488"/>
        </w:tabs>
        <w:rPr>
          <w:rFonts w:eastAsiaTheme="minorEastAsia"/>
          <w:noProof/>
          <w:color w:val="auto"/>
          <w:sz w:val="24"/>
          <w:szCs w:val="24"/>
          <w:lang w:eastAsia="zh-CN"/>
        </w:rPr>
      </w:pPr>
      <w:r>
        <w:rPr>
          <w:noProof/>
        </w:rPr>
        <w:t>Figure 3</w:t>
      </w:r>
      <w:r>
        <w:rPr>
          <w:noProof/>
        </w:rPr>
        <w:tab/>
      </w:r>
      <w:r>
        <w:rPr>
          <w:noProof/>
        </w:rPr>
        <w:fldChar w:fldCharType="begin"/>
      </w:r>
      <w:r>
        <w:rPr>
          <w:noProof/>
        </w:rPr>
        <w:instrText xml:space="preserve"> PAGEREF _Toc476510858 \h </w:instrText>
      </w:r>
      <w:r>
        <w:rPr>
          <w:noProof/>
        </w:rPr>
      </w:r>
      <w:r>
        <w:rPr>
          <w:noProof/>
        </w:rPr>
        <w:fldChar w:fldCharType="separate"/>
      </w:r>
      <w:r>
        <w:rPr>
          <w:noProof/>
        </w:rPr>
        <w:t>17</w:t>
      </w:r>
      <w:r>
        <w:rPr>
          <w:noProof/>
        </w:rPr>
        <w:fldChar w:fldCharType="end"/>
      </w:r>
    </w:p>
    <w:p w14:paraId="51EEDC3C" w14:textId="77777777" w:rsidR="00572E72" w:rsidRDefault="00572E72">
      <w:pPr>
        <w:pStyle w:val="TableofFigures"/>
        <w:tabs>
          <w:tab w:val="right" w:leader="dot" w:pos="8488"/>
        </w:tabs>
        <w:rPr>
          <w:rFonts w:eastAsiaTheme="minorEastAsia"/>
          <w:noProof/>
          <w:color w:val="auto"/>
          <w:sz w:val="24"/>
          <w:szCs w:val="24"/>
          <w:lang w:eastAsia="zh-CN"/>
        </w:rPr>
      </w:pPr>
      <w:r>
        <w:rPr>
          <w:noProof/>
        </w:rPr>
        <w:lastRenderedPageBreak/>
        <w:t>Figure 4</w:t>
      </w:r>
      <w:r>
        <w:rPr>
          <w:noProof/>
        </w:rPr>
        <w:tab/>
      </w:r>
      <w:r>
        <w:rPr>
          <w:noProof/>
        </w:rPr>
        <w:fldChar w:fldCharType="begin"/>
      </w:r>
      <w:r>
        <w:rPr>
          <w:noProof/>
        </w:rPr>
        <w:instrText xml:space="preserve"> PAGEREF _Toc476510859 \h </w:instrText>
      </w:r>
      <w:r>
        <w:rPr>
          <w:noProof/>
        </w:rPr>
      </w:r>
      <w:r>
        <w:rPr>
          <w:noProof/>
        </w:rPr>
        <w:fldChar w:fldCharType="separate"/>
      </w:r>
      <w:r>
        <w:rPr>
          <w:noProof/>
        </w:rPr>
        <w:t>18</w:t>
      </w:r>
      <w:r>
        <w:rPr>
          <w:noProof/>
        </w:rPr>
        <w:fldChar w:fldCharType="end"/>
      </w:r>
    </w:p>
    <w:p w14:paraId="5383BCE4" w14:textId="77777777" w:rsidR="00572E72" w:rsidRDefault="00572E72">
      <w:pPr>
        <w:pStyle w:val="TableofFigures"/>
        <w:tabs>
          <w:tab w:val="right" w:leader="dot" w:pos="8488"/>
        </w:tabs>
        <w:rPr>
          <w:rFonts w:eastAsiaTheme="minorEastAsia"/>
          <w:noProof/>
          <w:color w:val="auto"/>
          <w:sz w:val="24"/>
          <w:szCs w:val="24"/>
          <w:lang w:eastAsia="zh-CN"/>
        </w:rPr>
      </w:pPr>
      <w:r>
        <w:rPr>
          <w:noProof/>
        </w:rPr>
        <w:t>Figure 5</w:t>
      </w:r>
      <w:r>
        <w:rPr>
          <w:noProof/>
        </w:rPr>
        <w:tab/>
      </w:r>
      <w:r>
        <w:rPr>
          <w:noProof/>
        </w:rPr>
        <w:fldChar w:fldCharType="begin"/>
      </w:r>
      <w:r>
        <w:rPr>
          <w:noProof/>
        </w:rPr>
        <w:instrText xml:space="preserve"> PAGEREF _Toc476510860 \h </w:instrText>
      </w:r>
      <w:r>
        <w:rPr>
          <w:noProof/>
        </w:rPr>
      </w:r>
      <w:r>
        <w:rPr>
          <w:noProof/>
        </w:rPr>
        <w:fldChar w:fldCharType="separate"/>
      </w:r>
      <w:r>
        <w:rPr>
          <w:noProof/>
        </w:rPr>
        <w:t>19</w:t>
      </w:r>
      <w:r>
        <w:rPr>
          <w:noProof/>
        </w:rPr>
        <w:fldChar w:fldCharType="end"/>
      </w:r>
    </w:p>
    <w:p w14:paraId="7FF26186" w14:textId="77777777" w:rsidR="00572E72" w:rsidRDefault="00572E72">
      <w:pPr>
        <w:pStyle w:val="TableofFigures"/>
        <w:tabs>
          <w:tab w:val="right" w:leader="dot" w:pos="8488"/>
        </w:tabs>
        <w:rPr>
          <w:rFonts w:eastAsiaTheme="minorEastAsia"/>
          <w:noProof/>
          <w:color w:val="auto"/>
          <w:sz w:val="24"/>
          <w:szCs w:val="24"/>
          <w:lang w:eastAsia="zh-CN"/>
        </w:rPr>
      </w:pPr>
      <w:r>
        <w:rPr>
          <w:noProof/>
        </w:rPr>
        <w:t>Figure 6</w:t>
      </w:r>
      <w:r>
        <w:rPr>
          <w:noProof/>
        </w:rPr>
        <w:tab/>
      </w:r>
      <w:r>
        <w:rPr>
          <w:noProof/>
        </w:rPr>
        <w:fldChar w:fldCharType="begin"/>
      </w:r>
      <w:r>
        <w:rPr>
          <w:noProof/>
        </w:rPr>
        <w:instrText xml:space="preserve"> PAGEREF _Toc476510861 \h </w:instrText>
      </w:r>
      <w:r>
        <w:rPr>
          <w:noProof/>
        </w:rPr>
      </w:r>
      <w:r>
        <w:rPr>
          <w:noProof/>
        </w:rPr>
        <w:fldChar w:fldCharType="separate"/>
      </w:r>
      <w:r>
        <w:rPr>
          <w:noProof/>
        </w:rPr>
        <w:t>20</w:t>
      </w:r>
      <w:r>
        <w:rPr>
          <w:noProof/>
        </w:rPr>
        <w:fldChar w:fldCharType="end"/>
      </w:r>
    </w:p>
    <w:p w14:paraId="109444B3" w14:textId="77777777" w:rsidR="00572E72" w:rsidRDefault="00572E72">
      <w:pPr>
        <w:pStyle w:val="TableofFigures"/>
        <w:tabs>
          <w:tab w:val="right" w:leader="dot" w:pos="8488"/>
        </w:tabs>
        <w:rPr>
          <w:rFonts w:eastAsiaTheme="minorEastAsia"/>
          <w:noProof/>
          <w:color w:val="auto"/>
          <w:sz w:val="24"/>
          <w:szCs w:val="24"/>
          <w:lang w:eastAsia="zh-CN"/>
        </w:rPr>
      </w:pPr>
      <w:r>
        <w:rPr>
          <w:noProof/>
        </w:rPr>
        <w:t>Figure 7</w:t>
      </w:r>
      <w:r>
        <w:rPr>
          <w:noProof/>
        </w:rPr>
        <w:tab/>
      </w:r>
      <w:r>
        <w:rPr>
          <w:noProof/>
        </w:rPr>
        <w:fldChar w:fldCharType="begin"/>
      </w:r>
      <w:r>
        <w:rPr>
          <w:noProof/>
        </w:rPr>
        <w:instrText xml:space="preserve"> PAGEREF _Toc476510862 \h </w:instrText>
      </w:r>
      <w:r>
        <w:rPr>
          <w:noProof/>
        </w:rPr>
      </w:r>
      <w:r>
        <w:rPr>
          <w:noProof/>
        </w:rPr>
        <w:fldChar w:fldCharType="separate"/>
      </w:r>
      <w:r>
        <w:rPr>
          <w:noProof/>
        </w:rPr>
        <w:t>20</w:t>
      </w:r>
      <w:r>
        <w:rPr>
          <w:noProof/>
        </w:rPr>
        <w:fldChar w:fldCharType="end"/>
      </w:r>
    </w:p>
    <w:p w14:paraId="231C339D" w14:textId="77777777" w:rsidR="00572E72" w:rsidRDefault="00572E72">
      <w:pPr>
        <w:pStyle w:val="TableofFigures"/>
        <w:tabs>
          <w:tab w:val="right" w:leader="dot" w:pos="8488"/>
        </w:tabs>
        <w:rPr>
          <w:rFonts w:eastAsiaTheme="minorEastAsia"/>
          <w:noProof/>
          <w:color w:val="auto"/>
          <w:sz w:val="24"/>
          <w:szCs w:val="24"/>
          <w:lang w:eastAsia="zh-CN"/>
        </w:rPr>
      </w:pPr>
      <w:r>
        <w:rPr>
          <w:noProof/>
        </w:rPr>
        <w:t>Figure 8</w:t>
      </w:r>
      <w:r>
        <w:rPr>
          <w:noProof/>
        </w:rPr>
        <w:tab/>
      </w:r>
      <w:r>
        <w:rPr>
          <w:noProof/>
        </w:rPr>
        <w:fldChar w:fldCharType="begin"/>
      </w:r>
      <w:r>
        <w:rPr>
          <w:noProof/>
        </w:rPr>
        <w:instrText xml:space="preserve"> PAGEREF _Toc476510863 \h </w:instrText>
      </w:r>
      <w:r>
        <w:rPr>
          <w:noProof/>
        </w:rPr>
      </w:r>
      <w:r>
        <w:rPr>
          <w:noProof/>
        </w:rPr>
        <w:fldChar w:fldCharType="separate"/>
      </w:r>
      <w:r>
        <w:rPr>
          <w:noProof/>
        </w:rPr>
        <w:t>21</w:t>
      </w:r>
      <w:r>
        <w:rPr>
          <w:noProof/>
        </w:rPr>
        <w:fldChar w:fldCharType="end"/>
      </w:r>
    </w:p>
    <w:p w14:paraId="0BF4C470" w14:textId="77777777" w:rsidR="00C454C7" w:rsidRDefault="00572E72" w:rsidP="00AD7C34">
      <w:pPr>
        <w:rPr>
          <w:b/>
          <w:sz w:val="36"/>
          <w:lang w:eastAsia="zh-CN"/>
        </w:rPr>
      </w:pPr>
      <w:r>
        <w:rPr>
          <w:b/>
          <w:sz w:val="36"/>
          <w:lang w:eastAsia="zh-CN"/>
        </w:rPr>
        <w:fldChar w:fldCharType="end"/>
      </w:r>
    </w:p>
    <w:p w14:paraId="4820AB38" w14:textId="77777777" w:rsidR="00C454C7" w:rsidRDefault="00C454C7" w:rsidP="00AD7C34">
      <w:pPr>
        <w:rPr>
          <w:b/>
          <w:sz w:val="36"/>
          <w:lang w:eastAsia="zh-CN"/>
        </w:rPr>
      </w:pPr>
    </w:p>
    <w:p w14:paraId="28555578" w14:textId="77777777" w:rsidR="00C454C7" w:rsidRDefault="00C454C7" w:rsidP="00AD7C34">
      <w:pPr>
        <w:rPr>
          <w:b/>
          <w:sz w:val="36"/>
          <w:lang w:eastAsia="zh-CN"/>
        </w:rPr>
      </w:pPr>
    </w:p>
    <w:p w14:paraId="6CBC9310" w14:textId="77777777" w:rsidR="00C454C7" w:rsidRDefault="00C454C7" w:rsidP="00AD7C34">
      <w:pPr>
        <w:rPr>
          <w:b/>
          <w:sz w:val="36"/>
          <w:lang w:eastAsia="zh-CN"/>
        </w:rPr>
      </w:pPr>
    </w:p>
    <w:p w14:paraId="1962CF0A" w14:textId="77777777" w:rsidR="003D3D02" w:rsidRDefault="003D3D02" w:rsidP="00AD7C34">
      <w:pPr>
        <w:rPr>
          <w:b/>
          <w:sz w:val="36"/>
          <w:lang w:eastAsia="zh-CN"/>
        </w:rPr>
      </w:pPr>
    </w:p>
    <w:p w14:paraId="7EAD80C8" w14:textId="77777777" w:rsidR="00572E72" w:rsidRDefault="00572E72" w:rsidP="00AD7C34">
      <w:pPr>
        <w:rPr>
          <w:b/>
          <w:sz w:val="36"/>
          <w:lang w:eastAsia="zh-CN"/>
        </w:rPr>
      </w:pPr>
    </w:p>
    <w:p w14:paraId="613263CD" w14:textId="77777777" w:rsidR="00572E72" w:rsidRDefault="00572E72" w:rsidP="00AD7C34">
      <w:pPr>
        <w:rPr>
          <w:b/>
          <w:sz w:val="36"/>
          <w:lang w:eastAsia="zh-CN"/>
        </w:rPr>
      </w:pPr>
    </w:p>
    <w:p w14:paraId="652BA615" w14:textId="77777777" w:rsidR="00572E72" w:rsidRDefault="00572E72" w:rsidP="00AD7C34">
      <w:pPr>
        <w:rPr>
          <w:b/>
          <w:sz w:val="36"/>
          <w:lang w:eastAsia="zh-CN"/>
        </w:rPr>
      </w:pPr>
    </w:p>
    <w:p w14:paraId="568F6212" w14:textId="77777777" w:rsidR="00572E72" w:rsidRDefault="00572E72" w:rsidP="00AD7C34">
      <w:pPr>
        <w:rPr>
          <w:b/>
          <w:sz w:val="36"/>
          <w:lang w:eastAsia="zh-CN"/>
        </w:rPr>
      </w:pPr>
    </w:p>
    <w:p w14:paraId="55B242B3" w14:textId="77777777" w:rsidR="00572E72" w:rsidRDefault="00572E72" w:rsidP="00AD7C34">
      <w:pPr>
        <w:rPr>
          <w:b/>
          <w:sz w:val="36"/>
          <w:lang w:eastAsia="zh-CN"/>
        </w:rPr>
      </w:pPr>
    </w:p>
    <w:p w14:paraId="32B5B807" w14:textId="77777777" w:rsidR="003579D7" w:rsidRDefault="003579D7" w:rsidP="00AD7C34">
      <w:pPr>
        <w:rPr>
          <w:b/>
          <w:sz w:val="36"/>
          <w:lang w:eastAsia="zh-CN"/>
        </w:rPr>
      </w:pPr>
    </w:p>
    <w:p w14:paraId="0061A6B5" w14:textId="77777777" w:rsidR="003579D7" w:rsidRDefault="003579D7" w:rsidP="00AD7C34">
      <w:pPr>
        <w:rPr>
          <w:b/>
          <w:sz w:val="36"/>
          <w:lang w:eastAsia="zh-CN"/>
        </w:rPr>
      </w:pPr>
    </w:p>
    <w:p w14:paraId="3D453024" w14:textId="77777777" w:rsidR="00572E72" w:rsidRDefault="00572E72" w:rsidP="00AD7C34">
      <w:pPr>
        <w:rPr>
          <w:b/>
          <w:sz w:val="36"/>
          <w:lang w:eastAsia="zh-CN"/>
        </w:rPr>
      </w:pPr>
    </w:p>
    <w:p w14:paraId="2254AC60" w14:textId="77777777" w:rsidR="00572E72" w:rsidRDefault="00572E72" w:rsidP="00AD7C34">
      <w:pPr>
        <w:rPr>
          <w:b/>
          <w:sz w:val="36"/>
          <w:lang w:eastAsia="zh-CN"/>
        </w:rPr>
      </w:pPr>
    </w:p>
    <w:p w14:paraId="256591D4" w14:textId="77777777" w:rsidR="00572E72" w:rsidRDefault="00572E72" w:rsidP="00AD7C34">
      <w:pPr>
        <w:rPr>
          <w:b/>
          <w:sz w:val="36"/>
          <w:lang w:eastAsia="zh-CN"/>
        </w:rPr>
      </w:pPr>
    </w:p>
    <w:p w14:paraId="44983946" w14:textId="77777777" w:rsidR="00105F38" w:rsidRPr="00E218BC" w:rsidRDefault="00D57771" w:rsidP="00AD7C34">
      <w:pPr>
        <w:rPr>
          <w:b/>
          <w:sz w:val="36"/>
          <w:lang w:eastAsia="zh-CN"/>
        </w:rPr>
      </w:pPr>
      <w:r w:rsidRPr="00E218BC">
        <w:rPr>
          <w:b/>
          <w:sz w:val="36"/>
          <w:lang w:eastAsia="zh-CN"/>
        </w:rPr>
        <w:lastRenderedPageBreak/>
        <w:t>Introduction</w:t>
      </w:r>
    </w:p>
    <w:p w14:paraId="1EDA024E" w14:textId="77777777" w:rsidR="00E218BC" w:rsidRPr="00E218BC" w:rsidRDefault="00E218BC" w:rsidP="00484508">
      <w:pPr>
        <w:ind w:firstLine="720"/>
        <w:rPr>
          <w:lang w:eastAsia="zh-CN"/>
        </w:rPr>
      </w:pPr>
      <w:r w:rsidRPr="00E218BC">
        <w:rPr>
          <w:i/>
          <w:lang w:eastAsia="zh-CN"/>
        </w:rPr>
        <w:t xml:space="preserve">Pets are always the way to give people happiness. </w:t>
      </w:r>
      <w:r w:rsidRPr="00E218BC">
        <w:rPr>
          <w:lang w:eastAsia="zh-CN"/>
        </w:rPr>
        <w:t xml:space="preserve">However, many people don’t always have a chance to raise them. For example, students who live in dorm will prohibited to take animals home except emotional support animals, because it will disturb others or cause some hygiene issue. Besides, there is a kind of people who love animals but have a disability to be close to animals. For instance, allergy. So how can they get their own pets? A new kind of pet’s store will change the selling way and pay more attention to take care of pets. </w:t>
      </w:r>
    </w:p>
    <w:p w14:paraId="2C9735F1" w14:textId="77777777" w:rsidR="00D57771" w:rsidRDefault="00D57771" w:rsidP="00AD7C34">
      <w:pPr>
        <w:rPr>
          <w:lang w:eastAsia="zh-CN"/>
        </w:rPr>
      </w:pPr>
    </w:p>
    <w:p w14:paraId="3FFD1C97" w14:textId="77777777" w:rsidR="00D57771" w:rsidRDefault="00D57771" w:rsidP="00AD7C34">
      <w:pPr>
        <w:rPr>
          <w:lang w:eastAsia="zh-CN"/>
        </w:rPr>
      </w:pPr>
    </w:p>
    <w:p w14:paraId="6C3EB5FA" w14:textId="77777777" w:rsidR="00D57771" w:rsidRDefault="00D57771" w:rsidP="00AD7C34">
      <w:pPr>
        <w:rPr>
          <w:lang w:eastAsia="zh-CN"/>
        </w:rPr>
      </w:pPr>
    </w:p>
    <w:p w14:paraId="3CD831F4" w14:textId="77777777" w:rsidR="00D57771" w:rsidRDefault="00D57771" w:rsidP="00AD7C34">
      <w:pPr>
        <w:rPr>
          <w:lang w:eastAsia="zh-CN"/>
        </w:rPr>
      </w:pPr>
    </w:p>
    <w:p w14:paraId="4D013A7A" w14:textId="77777777" w:rsidR="00D57771" w:rsidRDefault="00D57771" w:rsidP="00AD7C34">
      <w:pPr>
        <w:rPr>
          <w:lang w:eastAsia="zh-CN"/>
        </w:rPr>
      </w:pPr>
    </w:p>
    <w:p w14:paraId="432D362F" w14:textId="77777777" w:rsidR="00D57771" w:rsidRDefault="00D57771" w:rsidP="00AD7C34">
      <w:pPr>
        <w:rPr>
          <w:lang w:eastAsia="zh-CN"/>
        </w:rPr>
      </w:pPr>
    </w:p>
    <w:p w14:paraId="38847713" w14:textId="77777777" w:rsidR="00D57771" w:rsidRDefault="00D57771" w:rsidP="00AD7C34">
      <w:pPr>
        <w:rPr>
          <w:lang w:eastAsia="zh-CN"/>
        </w:rPr>
      </w:pPr>
    </w:p>
    <w:p w14:paraId="4CD8F11D" w14:textId="77777777" w:rsidR="00D57771" w:rsidRDefault="00D57771" w:rsidP="00AD7C34">
      <w:pPr>
        <w:rPr>
          <w:lang w:eastAsia="zh-CN"/>
        </w:rPr>
      </w:pPr>
    </w:p>
    <w:p w14:paraId="39A6BDE0" w14:textId="77777777" w:rsidR="00D57771" w:rsidRDefault="00D57771" w:rsidP="00AD7C34">
      <w:pPr>
        <w:rPr>
          <w:lang w:eastAsia="zh-CN"/>
        </w:rPr>
      </w:pPr>
    </w:p>
    <w:p w14:paraId="4CCF1A22" w14:textId="77777777" w:rsidR="00D57771" w:rsidRDefault="00D57771" w:rsidP="00AD7C34">
      <w:pPr>
        <w:rPr>
          <w:lang w:eastAsia="zh-CN"/>
        </w:rPr>
      </w:pPr>
    </w:p>
    <w:p w14:paraId="402A6970" w14:textId="77777777" w:rsidR="00572E72" w:rsidRDefault="00572E72" w:rsidP="00AD7C34">
      <w:pPr>
        <w:rPr>
          <w:lang w:eastAsia="zh-CN"/>
        </w:rPr>
      </w:pPr>
    </w:p>
    <w:p w14:paraId="361BB46C" w14:textId="77777777" w:rsidR="00572E72" w:rsidRDefault="00572E72" w:rsidP="00AD7C34">
      <w:pPr>
        <w:rPr>
          <w:lang w:eastAsia="zh-CN"/>
        </w:rPr>
      </w:pPr>
    </w:p>
    <w:p w14:paraId="5FE558B1" w14:textId="77777777" w:rsidR="00572E72" w:rsidRDefault="00572E72" w:rsidP="00AD7C34">
      <w:pPr>
        <w:rPr>
          <w:lang w:eastAsia="zh-CN"/>
        </w:rPr>
      </w:pPr>
    </w:p>
    <w:p w14:paraId="7C8866BF" w14:textId="77777777" w:rsidR="00484508" w:rsidRPr="00484508" w:rsidRDefault="00484508" w:rsidP="00AD7C34">
      <w:pPr>
        <w:rPr>
          <w:b/>
          <w:sz w:val="32"/>
          <w:lang w:eastAsia="zh-CN"/>
        </w:rPr>
      </w:pPr>
      <w:r w:rsidRPr="00484508">
        <w:rPr>
          <w:b/>
          <w:sz w:val="32"/>
          <w:lang w:eastAsia="zh-CN"/>
        </w:rPr>
        <w:lastRenderedPageBreak/>
        <w:t>Presentation</w:t>
      </w:r>
    </w:p>
    <w:p w14:paraId="17DAB589" w14:textId="2602BF7C" w:rsidR="00D57771" w:rsidRPr="00056BB0" w:rsidRDefault="00484508" w:rsidP="00AD7C34">
      <w:pPr>
        <w:rPr>
          <w:rStyle w:val="Hyperlink"/>
          <w:lang w:eastAsia="zh-CN"/>
        </w:rPr>
      </w:pPr>
      <w:r>
        <w:rPr>
          <w:lang w:eastAsia="zh-CN"/>
        </w:rPr>
        <w:t>Link</w:t>
      </w:r>
      <w:r w:rsidR="003C755E">
        <w:rPr>
          <w:lang w:eastAsia="zh-CN"/>
        </w:rPr>
        <w:t xml:space="preserve">: </w:t>
      </w:r>
      <w:r w:rsidR="003C755E">
        <w:rPr>
          <w:lang w:eastAsia="zh-CN"/>
        </w:rPr>
        <w:fldChar w:fldCharType="begin"/>
      </w:r>
      <w:ins w:id="0" w:author="cs101005_66" w:date="2017-03-06T14:01:00Z">
        <w:r w:rsidR="00F771D5">
          <w:rPr>
            <w:lang w:eastAsia="zh-CN"/>
          </w:rPr>
          <w:instrText>HYPERLINK "\\\\NEVE\\cs101005_66$\\LAB11.pptx"</w:instrText>
        </w:r>
      </w:ins>
      <w:del w:id="1" w:author="cs101005_66" w:date="2017-03-06T14:01:00Z">
        <w:r w:rsidR="003C755E" w:rsidDel="00F771D5">
          <w:rPr>
            <w:lang w:eastAsia="zh-CN"/>
          </w:rPr>
          <w:delInstrText xml:space="preserve"> HYPERLINK "LAB11.pptx" </w:delInstrText>
        </w:r>
      </w:del>
      <w:ins w:id="2" w:author="cs101005_66" w:date="2017-03-06T14:01:00Z">
        <w:r w:rsidR="00F771D5">
          <w:rPr>
            <w:lang w:eastAsia="zh-CN"/>
          </w:rPr>
        </w:r>
      </w:ins>
      <w:r w:rsidR="003C755E">
        <w:rPr>
          <w:lang w:eastAsia="zh-CN"/>
        </w:rPr>
        <w:fldChar w:fldCharType="separate"/>
      </w:r>
      <w:proofErr w:type="spellStart"/>
      <w:r w:rsidR="003C755E" w:rsidRPr="003C755E">
        <w:rPr>
          <w:rStyle w:val="Hyperlink"/>
          <w:lang w:eastAsia="zh-CN"/>
        </w:rPr>
        <w:t>p</w:t>
      </w:r>
      <w:r w:rsidR="003C755E" w:rsidRPr="003C755E">
        <w:rPr>
          <w:rStyle w:val="Hyperlink"/>
          <w:lang w:eastAsia="zh-CN"/>
        </w:rPr>
        <w:t>p</w:t>
      </w:r>
      <w:r w:rsidR="003C755E" w:rsidRPr="003C755E">
        <w:rPr>
          <w:rStyle w:val="Hyperlink"/>
          <w:lang w:eastAsia="zh-CN"/>
        </w:rPr>
        <w:t>t</w:t>
      </w:r>
      <w:proofErr w:type="spellEnd"/>
      <w:r w:rsidR="003C755E">
        <w:rPr>
          <w:lang w:eastAsia="zh-CN"/>
        </w:rPr>
        <w:fldChar w:fldCharType="end"/>
      </w:r>
      <w:r w:rsidR="00056BB0">
        <w:rPr>
          <w:lang w:eastAsia="zh-CN"/>
        </w:rPr>
        <w:fldChar w:fldCharType="begin"/>
      </w:r>
      <w:r w:rsidR="00A55B6D">
        <w:rPr>
          <w:lang w:eastAsia="zh-CN"/>
        </w:rPr>
        <w:instrText>HYPERLINK "C:\\Users\\yiwei\\Downloads\\11 (1).pptx"</w:instrText>
      </w:r>
      <w:r w:rsidR="00056BB0">
        <w:rPr>
          <w:lang w:eastAsia="zh-CN"/>
        </w:rPr>
        <w:fldChar w:fldCharType="separate"/>
      </w:r>
    </w:p>
    <w:p w14:paraId="3C72FDE5" w14:textId="77777777" w:rsidR="008A039D" w:rsidRDefault="00056BB0" w:rsidP="008A039D">
      <w:pPr>
        <w:rPr>
          <w:lang w:eastAsia="zh-CN"/>
        </w:rPr>
      </w:pPr>
      <w:r>
        <w:rPr>
          <w:lang w:eastAsia="zh-CN"/>
        </w:rPr>
        <w:fldChar w:fldCharType="end"/>
      </w:r>
      <w:r w:rsidR="00484508">
        <w:rPr>
          <w:lang w:eastAsia="zh-CN"/>
        </w:rPr>
        <w:tab/>
      </w:r>
      <w:r w:rsidR="008A039D">
        <w:rPr>
          <w:lang w:eastAsia="zh-CN"/>
        </w:rPr>
        <w:t xml:space="preserve">The presentation shows a </w:t>
      </w:r>
      <w:r w:rsidR="008A039D" w:rsidRPr="008A039D">
        <w:rPr>
          <w:lang w:eastAsia="zh-CN"/>
        </w:rPr>
        <w:t xml:space="preserve">new kind of </w:t>
      </w:r>
      <w:proofErr w:type="gramStart"/>
      <w:r w:rsidR="008A039D" w:rsidRPr="008A039D">
        <w:rPr>
          <w:lang w:eastAsia="zh-CN"/>
        </w:rPr>
        <w:t xml:space="preserve">business </w:t>
      </w:r>
      <w:r w:rsidR="008A039D">
        <w:rPr>
          <w:lang w:eastAsia="zh-CN"/>
        </w:rPr>
        <w:t>.</w:t>
      </w:r>
      <w:proofErr w:type="gramEnd"/>
      <w:r w:rsidR="008A039D">
        <w:rPr>
          <w:lang w:eastAsia="zh-CN"/>
        </w:rPr>
        <w:t xml:space="preserve"> YWY is t</w:t>
      </w:r>
      <w:r w:rsidR="008A039D" w:rsidRPr="008A039D">
        <w:rPr>
          <w:lang w:eastAsia="zh-CN"/>
        </w:rPr>
        <w:t>he store which can help you take care of everything about your pets</w:t>
      </w:r>
      <w:r w:rsidR="008A039D">
        <w:rPr>
          <w:lang w:eastAsia="zh-CN"/>
        </w:rPr>
        <w:t>.</w:t>
      </w:r>
    </w:p>
    <w:p w14:paraId="22830BB7" w14:textId="77777777" w:rsidR="008A039D" w:rsidRPr="008A039D" w:rsidRDefault="008A039D" w:rsidP="008A039D">
      <w:pPr>
        <w:rPr>
          <w:lang w:eastAsia="zh-CN"/>
        </w:rPr>
      </w:pPr>
    </w:p>
    <w:p w14:paraId="186536F0" w14:textId="77777777" w:rsidR="00D57771" w:rsidRDefault="00D57771" w:rsidP="00AD7C34">
      <w:pPr>
        <w:rPr>
          <w:lang w:eastAsia="zh-CN"/>
        </w:rPr>
      </w:pPr>
    </w:p>
    <w:p w14:paraId="7DF9454A" w14:textId="77777777" w:rsidR="00D57771" w:rsidRDefault="00D57771" w:rsidP="00AD7C34">
      <w:pPr>
        <w:rPr>
          <w:lang w:eastAsia="zh-CN"/>
        </w:rPr>
      </w:pPr>
    </w:p>
    <w:p w14:paraId="5EE4193F" w14:textId="77777777" w:rsidR="00D57771" w:rsidRDefault="00D57771" w:rsidP="00AD7C34">
      <w:pPr>
        <w:rPr>
          <w:lang w:eastAsia="zh-CN"/>
        </w:rPr>
      </w:pPr>
    </w:p>
    <w:p w14:paraId="6FA97F58" w14:textId="77777777" w:rsidR="00D57771" w:rsidRDefault="00D57771" w:rsidP="00AD7C34">
      <w:pPr>
        <w:rPr>
          <w:lang w:eastAsia="zh-CN"/>
        </w:rPr>
      </w:pPr>
    </w:p>
    <w:p w14:paraId="54873DAA" w14:textId="77777777" w:rsidR="00D57771" w:rsidRDefault="00D57771" w:rsidP="00AD7C34">
      <w:pPr>
        <w:rPr>
          <w:lang w:eastAsia="zh-CN"/>
        </w:rPr>
      </w:pPr>
    </w:p>
    <w:p w14:paraId="635595C5" w14:textId="77777777" w:rsidR="00D57771" w:rsidRDefault="00D57771" w:rsidP="00AD7C34">
      <w:pPr>
        <w:rPr>
          <w:lang w:eastAsia="zh-CN"/>
        </w:rPr>
      </w:pPr>
    </w:p>
    <w:p w14:paraId="655F9FCC" w14:textId="77777777" w:rsidR="00D57771" w:rsidRDefault="00D57771" w:rsidP="00AD7C34">
      <w:pPr>
        <w:rPr>
          <w:lang w:eastAsia="zh-CN"/>
        </w:rPr>
      </w:pPr>
    </w:p>
    <w:p w14:paraId="20825145" w14:textId="77777777" w:rsidR="00D57771" w:rsidRDefault="00D57771" w:rsidP="00AD7C34">
      <w:pPr>
        <w:rPr>
          <w:lang w:eastAsia="zh-CN"/>
        </w:rPr>
      </w:pPr>
    </w:p>
    <w:p w14:paraId="427476B8" w14:textId="77777777" w:rsidR="00D57771" w:rsidRDefault="00D57771" w:rsidP="00AD7C34">
      <w:pPr>
        <w:rPr>
          <w:lang w:eastAsia="zh-CN"/>
        </w:rPr>
      </w:pPr>
    </w:p>
    <w:p w14:paraId="08FB4298" w14:textId="77777777" w:rsidR="00D57771" w:rsidRDefault="00D57771" w:rsidP="00AD7C34">
      <w:pPr>
        <w:rPr>
          <w:lang w:eastAsia="zh-CN"/>
        </w:rPr>
      </w:pPr>
    </w:p>
    <w:p w14:paraId="2A367B37" w14:textId="77777777" w:rsidR="00D57771" w:rsidRDefault="00D57771" w:rsidP="00AD7C34">
      <w:pPr>
        <w:rPr>
          <w:lang w:eastAsia="zh-CN"/>
        </w:rPr>
      </w:pPr>
    </w:p>
    <w:p w14:paraId="0721B717" w14:textId="77777777" w:rsidR="00D57771" w:rsidRDefault="00D57771" w:rsidP="00AD7C34">
      <w:pPr>
        <w:rPr>
          <w:lang w:eastAsia="zh-CN"/>
        </w:rPr>
      </w:pPr>
    </w:p>
    <w:p w14:paraId="3379931F" w14:textId="77777777" w:rsidR="00D57771" w:rsidRDefault="00D57771" w:rsidP="00AD7C34">
      <w:pPr>
        <w:rPr>
          <w:lang w:eastAsia="zh-CN"/>
        </w:rPr>
      </w:pPr>
    </w:p>
    <w:p w14:paraId="5A0DD4B7" w14:textId="77777777" w:rsidR="00D57771" w:rsidRDefault="00D57771" w:rsidP="00AD7C34">
      <w:pPr>
        <w:rPr>
          <w:lang w:eastAsia="zh-CN"/>
        </w:rPr>
      </w:pPr>
    </w:p>
    <w:p w14:paraId="5FA6631F" w14:textId="77777777" w:rsidR="00D57771" w:rsidRDefault="00D57771" w:rsidP="00AD7C34">
      <w:pPr>
        <w:rPr>
          <w:lang w:eastAsia="zh-CN"/>
        </w:rPr>
      </w:pPr>
    </w:p>
    <w:p w14:paraId="0D3572A8" w14:textId="77777777" w:rsidR="00D57771" w:rsidRDefault="00D57771" w:rsidP="00AD7C34">
      <w:pPr>
        <w:rPr>
          <w:lang w:eastAsia="zh-CN"/>
        </w:rPr>
      </w:pPr>
    </w:p>
    <w:p w14:paraId="567C5B11" w14:textId="77777777" w:rsidR="00D57771" w:rsidRPr="003D3D02" w:rsidRDefault="00D57771" w:rsidP="00AD7C34">
      <w:pPr>
        <w:rPr>
          <w:b/>
          <w:sz w:val="32"/>
          <w:lang w:eastAsia="zh-CN"/>
        </w:rPr>
      </w:pPr>
      <w:r w:rsidRPr="003D3D02">
        <w:rPr>
          <w:b/>
          <w:sz w:val="32"/>
          <w:lang w:eastAsia="zh-CN"/>
        </w:rPr>
        <w:lastRenderedPageBreak/>
        <w:t>Cover letter</w:t>
      </w:r>
    </w:p>
    <w:p w14:paraId="7BBE7250" w14:textId="77777777" w:rsidR="00D57771" w:rsidRDefault="00D57771" w:rsidP="00AD7C34">
      <w:pPr>
        <w:rPr>
          <w:lang w:eastAsia="zh-CN"/>
        </w:rPr>
      </w:pPr>
    </w:p>
    <w:p w14:paraId="543470C8" w14:textId="77777777" w:rsidR="003D3D02" w:rsidRPr="00457108" w:rsidRDefault="003D3D02" w:rsidP="003D3D02">
      <w:pPr>
        <w:jc w:val="center"/>
        <w:rPr>
          <w:b/>
          <w:color w:val="000000" w:themeColor="text1"/>
          <w:sz w:val="3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57108">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Yiwei</w:t>
      </w:r>
      <w:proofErr w:type="spellEnd"/>
      <w:r w:rsidRPr="00457108">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57108">
        <w:rPr>
          <w:rFonts w:hint="eastAsia"/>
          <w:b/>
          <w:color w:val="000000" w:themeColor="text1"/>
          <w:sz w:val="3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Wu</w:t>
      </w:r>
    </w:p>
    <w:p w14:paraId="7AD77D19" w14:textId="77777777" w:rsidR="003D3D02" w:rsidRDefault="003D3D02" w:rsidP="003D3D02">
      <w:pPr>
        <w:pBdr>
          <w:bottom w:val="thinThickThinMediumGap" w:sz="18" w:space="1" w:color="auto"/>
        </w:pBdr>
        <w:jc w:val="center"/>
        <w:rPr>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7108">
        <w:rPr>
          <w:rFonts w:hint="eastAsia"/>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1301 N Chestnut St</w:t>
      </w:r>
    </w:p>
    <w:p w14:paraId="37E71D1F" w14:textId="77777777" w:rsidR="003D3D02" w:rsidRPr="00155195" w:rsidRDefault="003D3D02" w:rsidP="003D3D02">
      <w:pPr>
        <w:wordWrap w:val="0"/>
        <w:ind w:leftChars="129" w:left="335"/>
        <w:jc w:val="right"/>
        <w:rPr>
          <w:rFonts w:ascii="Century" w:hAnsi="Century"/>
          <w:lang w:eastAsia="zh-CN"/>
        </w:rPr>
      </w:pPr>
      <w:r w:rsidRPr="00796C32">
        <w:rPr>
          <w:rFonts w:ascii="Century" w:hAnsi="Century"/>
        </w:rPr>
        <w:t>Phone</w:t>
      </w:r>
      <w:r>
        <w:rPr>
          <w:rFonts w:ascii="Century" w:hAnsi="Century" w:hint="eastAsia"/>
          <w:lang w:eastAsia="zh-CN"/>
        </w:rPr>
        <w:t>：</w:t>
      </w:r>
      <w:r>
        <w:rPr>
          <w:rFonts w:ascii="Century" w:hAnsi="Century" w:hint="eastAsia"/>
          <w:lang w:eastAsia="zh-CN"/>
        </w:rPr>
        <w:t>509-964-6708                                                                Email</w:t>
      </w:r>
      <w:r>
        <w:rPr>
          <w:rFonts w:ascii="Century" w:hAnsi="Century" w:hint="eastAsia"/>
          <w:lang w:eastAsia="zh-CN"/>
        </w:rPr>
        <w:t>：</w:t>
      </w:r>
      <w:r>
        <w:rPr>
          <w:rFonts w:ascii="Century" w:hAnsi="Century" w:hint="eastAsia"/>
          <w:lang w:eastAsia="zh-CN"/>
        </w:rPr>
        <w:t>928346586@qq.com</w:t>
      </w:r>
    </w:p>
    <w:p w14:paraId="3854FD9D" w14:textId="77777777" w:rsidR="003D3D02" w:rsidRDefault="003D3D02" w:rsidP="003D3D02">
      <w:pPr>
        <w:ind w:leftChars="129" w:left="335"/>
        <w:rPr>
          <w:lang w:eastAsia="zh-CN"/>
        </w:rPr>
      </w:pPr>
      <w:r>
        <w:rPr>
          <w:rFonts w:hint="eastAsia"/>
          <w:lang w:eastAsia="zh-CN"/>
        </w:rPr>
        <w:t>January 25，</w:t>
      </w:r>
      <w:r>
        <w:rPr>
          <w:lang w:eastAsia="zh-CN"/>
        </w:rPr>
        <w:t>2017</w:t>
      </w:r>
    </w:p>
    <w:p w14:paraId="2F923139" w14:textId="77777777" w:rsidR="003D3D02" w:rsidRDefault="003D3D02" w:rsidP="003D3D02">
      <w:pPr>
        <w:ind w:leftChars="129" w:left="335"/>
        <w:rPr>
          <w:lang w:eastAsia="zh-CN"/>
        </w:rPr>
      </w:pPr>
    </w:p>
    <w:p w14:paraId="16773299" w14:textId="77777777" w:rsidR="003D3D02" w:rsidRPr="00415F66" w:rsidRDefault="003D3D02" w:rsidP="003D3D02">
      <w:pPr>
        <w:ind w:leftChars="129" w:left="335"/>
        <w:rPr>
          <w:rFonts w:ascii="Arial" w:hAnsi="Arial" w:cs="Arial"/>
          <w:lang w:eastAsia="zh-CN"/>
        </w:rPr>
      </w:pPr>
      <w:r w:rsidRPr="00415F66">
        <w:rPr>
          <w:rFonts w:ascii="Arial" w:hAnsi="Arial" w:cs="Arial"/>
          <w:lang w:eastAsia="zh-CN"/>
        </w:rPr>
        <w:t>CWU</w:t>
      </w:r>
    </w:p>
    <w:p w14:paraId="75DCD7B8" w14:textId="77777777" w:rsidR="003D3D02" w:rsidRDefault="003D3D02" w:rsidP="003D3D02">
      <w:pPr>
        <w:ind w:leftChars="129" w:left="335"/>
        <w:rPr>
          <w:rFonts w:ascii="Arial" w:hAnsi="Arial" w:cs="Arial"/>
          <w:sz w:val="24"/>
          <w:szCs w:val="24"/>
          <w:lang w:eastAsia="zh-CN"/>
        </w:rPr>
      </w:pPr>
      <w:r w:rsidRPr="00B6798F">
        <w:rPr>
          <w:rFonts w:ascii="Arial" w:hAnsi="Arial" w:cs="Arial"/>
          <w:sz w:val="24"/>
          <w:szCs w:val="24"/>
          <w:lang w:eastAsia="zh-CN"/>
        </w:rPr>
        <w:t xml:space="preserve">400 E. University Way </w:t>
      </w:r>
    </w:p>
    <w:p w14:paraId="344C9A44" w14:textId="77777777" w:rsidR="003D3D02" w:rsidRPr="00B6798F" w:rsidRDefault="003D3D02" w:rsidP="003D3D02">
      <w:pPr>
        <w:ind w:leftChars="129" w:left="335"/>
        <w:rPr>
          <w:rFonts w:ascii="Arial" w:hAnsi="Arial" w:cs="Arial"/>
          <w:sz w:val="24"/>
          <w:szCs w:val="24"/>
          <w:lang w:eastAsia="zh-CN"/>
        </w:rPr>
      </w:pPr>
      <w:r w:rsidRPr="00B6798F">
        <w:rPr>
          <w:rFonts w:ascii="Arial" w:hAnsi="Arial" w:cs="Arial"/>
          <w:sz w:val="24"/>
          <w:szCs w:val="24"/>
          <w:lang w:eastAsia="zh-CN"/>
        </w:rPr>
        <w:t>Ellensburg, WA 98926</w:t>
      </w:r>
    </w:p>
    <w:p w14:paraId="79C6F63F" w14:textId="77777777" w:rsidR="003D3D02" w:rsidRDefault="003D3D02" w:rsidP="003D3D02"/>
    <w:p w14:paraId="60E1BD08" w14:textId="77777777" w:rsidR="003D3D02" w:rsidRDefault="003D3D02" w:rsidP="003D3D02">
      <w:pPr>
        <w:ind w:leftChars="129" w:left="335"/>
        <w:rPr>
          <w:rFonts w:ascii="Arial" w:hAnsi="Arial" w:cs="Arial"/>
          <w:sz w:val="24"/>
          <w:szCs w:val="24"/>
          <w:lang w:eastAsia="zh-CN"/>
        </w:rPr>
      </w:pPr>
      <w:r w:rsidRPr="007C1A97">
        <w:rPr>
          <w:rFonts w:ascii="Arial" w:hAnsi="Arial" w:cs="Arial"/>
          <w:sz w:val="24"/>
          <w:szCs w:val="24"/>
        </w:rPr>
        <w:t>Dear Hiring Manager</w:t>
      </w:r>
      <w:r>
        <w:rPr>
          <w:rFonts w:ascii="Arial" w:hAnsi="Arial" w:cs="Arial" w:hint="eastAsia"/>
          <w:sz w:val="24"/>
          <w:szCs w:val="24"/>
          <w:lang w:eastAsia="zh-CN"/>
        </w:rPr>
        <w:t>，</w:t>
      </w:r>
    </w:p>
    <w:p w14:paraId="4F1DB658" w14:textId="77777777" w:rsidR="003D3D02" w:rsidRDefault="003D3D02" w:rsidP="003D3D02">
      <w:pPr>
        <w:ind w:leftChars="129" w:left="335"/>
        <w:rPr>
          <w:rFonts w:ascii="Arial" w:hAnsi="Arial" w:cs="Arial"/>
          <w:sz w:val="24"/>
          <w:szCs w:val="24"/>
          <w:lang w:eastAsia="zh-CN"/>
        </w:rPr>
      </w:pPr>
      <w:r>
        <w:rPr>
          <w:rFonts w:ascii="Arial" w:hAnsi="Arial" w:cs="Arial" w:hint="eastAsia"/>
          <w:sz w:val="24"/>
          <w:szCs w:val="24"/>
          <w:lang w:eastAsia="zh-CN"/>
        </w:rPr>
        <w:t xml:space="preserve">I </w:t>
      </w:r>
      <w:r>
        <w:rPr>
          <w:rFonts w:ascii="Arial" w:hAnsi="Arial" w:cs="Arial"/>
          <w:sz w:val="24"/>
          <w:szCs w:val="24"/>
          <w:lang w:eastAsia="zh-CN"/>
        </w:rPr>
        <w:t>am writing to inquire about possible opening new pet store for the assistant. I am interested in this job which offering the opportunity to be close to lovely pets.</w:t>
      </w:r>
    </w:p>
    <w:p w14:paraId="41E93106" w14:textId="77777777" w:rsidR="003D3D02" w:rsidRDefault="003D3D02" w:rsidP="003D3D02">
      <w:pPr>
        <w:ind w:leftChars="129" w:left="335"/>
        <w:rPr>
          <w:rFonts w:ascii="Arial" w:hAnsi="Arial" w:cs="Arial"/>
          <w:sz w:val="24"/>
          <w:szCs w:val="24"/>
          <w:lang w:eastAsia="zh-CN"/>
        </w:rPr>
      </w:pPr>
    </w:p>
    <w:p w14:paraId="2A0A91F7" w14:textId="77777777" w:rsidR="003D3D02" w:rsidRDefault="003D3D02" w:rsidP="003D3D02">
      <w:pPr>
        <w:ind w:leftChars="129" w:left="335"/>
        <w:rPr>
          <w:rFonts w:ascii="Arial" w:hAnsi="Arial" w:cs="Arial"/>
          <w:sz w:val="24"/>
          <w:szCs w:val="24"/>
          <w:lang w:eastAsia="zh-CN"/>
        </w:rPr>
      </w:pPr>
      <w:r>
        <w:rPr>
          <w:rFonts w:ascii="Arial" w:hAnsi="Arial" w:cs="Arial"/>
          <w:sz w:val="24"/>
          <w:szCs w:val="24"/>
          <w:lang w:eastAsia="zh-CN"/>
        </w:rPr>
        <w:t xml:space="preserve">As a CWU student, I am eager to have a chance to work in this new type of pet’s store. Given my background, I think I have enough ability to achieve this job. I know many basic computer skills and I have the experience of working. Besides, I am familiar with animals. </w:t>
      </w:r>
    </w:p>
    <w:p w14:paraId="728E81F3" w14:textId="77777777" w:rsidR="003D3D02" w:rsidRDefault="003D3D02" w:rsidP="003D3D02">
      <w:pPr>
        <w:ind w:leftChars="129" w:left="335"/>
        <w:rPr>
          <w:rFonts w:ascii="Arial" w:hAnsi="Arial" w:cs="Arial"/>
          <w:sz w:val="24"/>
          <w:szCs w:val="24"/>
          <w:lang w:eastAsia="zh-CN"/>
        </w:rPr>
      </w:pPr>
    </w:p>
    <w:p w14:paraId="601C4395" w14:textId="77777777" w:rsidR="003D3D02" w:rsidRDefault="003D3D02" w:rsidP="003D3D02">
      <w:pPr>
        <w:ind w:leftChars="129" w:left="335"/>
        <w:rPr>
          <w:rFonts w:ascii="Arial" w:hAnsi="Arial" w:cs="Arial"/>
          <w:sz w:val="24"/>
          <w:szCs w:val="24"/>
          <w:lang w:eastAsia="zh-CN"/>
        </w:rPr>
      </w:pPr>
      <w:r>
        <w:rPr>
          <w:rFonts w:ascii="Arial" w:hAnsi="Arial" w:cs="Arial"/>
          <w:sz w:val="24"/>
          <w:szCs w:val="24"/>
          <w:lang w:eastAsia="zh-CN"/>
        </w:rPr>
        <w:lastRenderedPageBreak/>
        <w:t>Please read my resume. Feel free to call me at 509-964-6708, to arrange a time to meet. I look forward to hearing from you.</w:t>
      </w:r>
    </w:p>
    <w:p w14:paraId="37599228" w14:textId="77777777" w:rsidR="003D3D02" w:rsidRDefault="003D3D02" w:rsidP="003D3D02">
      <w:pPr>
        <w:rPr>
          <w:rFonts w:ascii="Arial" w:hAnsi="Arial" w:cs="Arial"/>
          <w:sz w:val="24"/>
          <w:szCs w:val="24"/>
          <w:lang w:eastAsia="zh-CN"/>
        </w:rPr>
      </w:pPr>
    </w:p>
    <w:p w14:paraId="0248D902" w14:textId="77777777" w:rsidR="003D3D02" w:rsidRDefault="003D3D02" w:rsidP="003D3D02">
      <w:pPr>
        <w:ind w:leftChars="129" w:left="335"/>
        <w:rPr>
          <w:rFonts w:ascii="Arial" w:hAnsi="Arial" w:cs="Arial"/>
          <w:sz w:val="24"/>
          <w:szCs w:val="24"/>
          <w:lang w:eastAsia="zh-CN"/>
        </w:rPr>
      </w:pPr>
      <w:r>
        <w:rPr>
          <w:rFonts w:ascii="Arial" w:hAnsi="Arial" w:cs="Arial"/>
          <w:sz w:val="24"/>
          <w:szCs w:val="24"/>
          <w:lang w:eastAsia="zh-CN"/>
        </w:rPr>
        <w:t>Sincerely,</w:t>
      </w:r>
    </w:p>
    <w:p w14:paraId="3FB9D85A" w14:textId="77777777" w:rsidR="003D3D02" w:rsidRDefault="003D3D02" w:rsidP="003D3D02">
      <w:pPr>
        <w:ind w:leftChars="129" w:left="335"/>
        <w:rPr>
          <w:rFonts w:ascii="Arial" w:hAnsi="Arial" w:cs="Arial"/>
          <w:sz w:val="24"/>
          <w:szCs w:val="24"/>
          <w:lang w:eastAsia="zh-CN"/>
        </w:rPr>
      </w:pPr>
    </w:p>
    <w:p w14:paraId="57ADB822" w14:textId="77777777" w:rsidR="003D3D02" w:rsidRDefault="003D3D02" w:rsidP="003D3D02">
      <w:pPr>
        <w:rPr>
          <w:rFonts w:ascii="Arial" w:hAnsi="Arial" w:cs="Arial"/>
          <w:sz w:val="24"/>
          <w:szCs w:val="24"/>
          <w:lang w:eastAsia="zh-CN"/>
        </w:rPr>
      </w:pPr>
    </w:p>
    <w:p w14:paraId="3E7DCD1D" w14:textId="77777777" w:rsidR="003D3D02" w:rsidRDefault="003D3D02" w:rsidP="003D3D02">
      <w:pPr>
        <w:ind w:leftChars="129" w:left="335"/>
        <w:rPr>
          <w:rFonts w:ascii="Arial" w:hAnsi="Arial" w:cs="Arial"/>
          <w:sz w:val="24"/>
          <w:szCs w:val="24"/>
          <w:lang w:eastAsia="zh-CN"/>
        </w:rPr>
      </w:pPr>
      <w:proofErr w:type="spellStart"/>
      <w:r>
        <w:rPr>
          <w:rFonts w:ascii="Arial" w:hAnsi="Arial" w:cs="Arial"/>
          <w:sz w:val="24"/>
          <w:szCs w:val="24"/>
          <w:lang w:eastAsia="zh-CN"/>
        </w:rPr>
        <w:t>Yiwei</w:t>
      </w:r>
      <w:proofErr w:type="spellEnd"/>
      <w:r>
        <w:rPr>
          <w:rFonts w:ascii="Arial" w:hAnsi="Arial" w:cs="Arial"/>
          <w:sz w:val="24"/>
          <w:szCs w:val="24"/>
          <w:lang w:eastAsia="zh-CN"/>
        </w:rPr>
        <w:t xml:space="preserve"> Wu</w:t>
      </w:r>
    </w:p>
    <w:p w14:paraId="7B32A66D" w14:textId="77777777" w:rsidR="003D3D02" w:rsidRDefault="003D3D02" w:rsidP="003D3D02"/>
    <w:p w14:paraId="61279C15" w14:textId="77777777" w:rsidR="003D3D02" w:rsidRPr="00415F66" w:rsidRDefault="003D3D02" w:rsidP="003D3D02">
      <w:pPr>
        <w:rPr>
          <w:rFonts w:ascii="Arial" w:hAnsi="Arial" w:cs="Arial"/>
          <w:sz w:val="24"/>
          <w:szCs w:val="24"/>
        </w:rPr>
      </w:pPr>
      <w:r w:rsidRPr="00415F66">
        <w:rPr>
          <w:rFonts w:ascii="Arial" w:hAnsi="Arial" w:cs="Arial"/>
          <w:sz w:val="24"/>
          <w:szCs w:val="24"/>
        </w:rPr>
        <w:t>Enclosures: Resume</w:t>
      </w:r>
    </w:p>
    <w:p w14:paraId="479BAE77" w14:textId="77777777" w:rsidR="00D57771" w:rsidRDefault="00D57771" w:rsidP="00AD7C34">
      <w:pPr>
        <w:rPr>
          <w:lang w:eastAsia="zh-CN"/>
        </w:rPr>
      </w:pPr>
    </w:p>
    <w:p w14:paraId="3A80E718" w14:textId="77777777" w:rsidR="00D57771" w:rsidRDefault="00D57771" w:rsidP="00AD7C34">
      <w:pPr>
        <w:rPr>
          <w:lang w:eastAsia="zh-CN"/>
        </w:rPr>
      </w:pPr>
    </w:p>
    <w:p w14:paraId="7E2E51B7" w14:textId="77777777" w:rsidR="00484508" w:rsidRDefault="00484508" w:rsidP="00AD7C34">
      <w:pPr>
        <w:rPr>
          <w:lang w:eastAsia="zh-CN"/>
        </w:rPr>
      </w:pPr>
    </w:p>
    <w:p w14:paraId="5201DD0E" w14:textId="77777777" w:rsidR="00484508" w:rsidRDefault="00484508" w:rsidP="00AD7C34">
      <w:pPr>
        <w:rPr>
          <w:lang w:eastAsia="zh-CN"/>
        </w:rPr>
      </w:pPr>
    </w:p>
    <w:p w14:paraId="2C8A3A6E" w14:textId="77777777" w:rsidR="00484508" w:rsidRDefault="00484508" w:rsidP="00AD7C34">
      <w:pPr>
        <w:rPr>
          <w:lang w:eastAsia="zh-CN"/>
        </w:rPr>
      </w:pPr>
    </w:p>
    <w:p w14:paraId="4DF0475B" w14:textId="77777777" w:rsidR="00484508" w:rsidRDefault="00484508" w:rsidP="00AD7C34">
      <w:pPr>
        <w:rPr>
          <w:lang w:eastAsia="zh-CN"/>
        </w:rPr>
      </w:pPr>
    </w:p>
    <w:p w14:paraId="15EE4D25" w14:textId="77777777" w:rsidR="00484508" w:rsidRDefault="00484508" w:rsidP="00AD7C34">
      <w:pPr>
        <w:rPr>
          <w:lang w:eastAsia="zh-CN"/>
        </w:rPr>
      </w:pPr>
    </w:p>
    <w:p w14:paraId="72124B2C" w14:textId="77777777" w:rsidR="00484508" w:rsidRDefault="00484508" w:rsidP="00AD7C34">
      <w:pPr>
        <w:rPr>
          <w:lang w:eastAsia="zh-CN"/>
        </w:rPr>
      </w:pPr>
    </w:p>
    <w:p w14:paraId="42DAC2CE" w14:textId="77777777" w:rsidR="00484508" w:rsidRDefault="00484508" w:rsidP="00AD7C34">
      <w:pPr>
        <w:rPr>
          <w:lang w:eastAsia="zh-CN"/>
        </w:rPr>
      </w:pPr>
    </w:p>
    <w:p w14:paraId="5D70415C" w14:textId="77777777" w:rsidR="00484508" w:rsidRDefault="00484508" w:rsidP="00AD7C34">
      <w:pPr>
        <w:rPr>
          <w:lang w:eastAsia="zh-CN"/>
        </w:rPr>
      </w:pPr>
    </w:p>
    <w:p w14:paraId="36884F2C" w14:textId="77777777" w:rsidR="00484508" w:rsidRDefault="00484508" w:rsidP="00AD7C34">
      <w:pPr>
        <w:rPr>
          <w:lang w:eastAsia="zh-CN"/>
        </w:rPr>
      </w:pPr>
    </w:p>
    <w:p w14:paraId="26522247" w14:textId="77777777" w:rsidR="00484508" w:rsidRDefault="00484508" w:rsidP="00AD7C34">
      <w:pPr>
        <w:rPr>
          <w:lang w:eastAsia="zh-CN"/>
        </w:rPr>
      </w:pPr>
    </w:p>
    <w:p w14:paraId="37F9C8B9" w14:textId="77777777" w:rsidR="00D57771" w:rsidRPr="00484508" w:rsidRDefault="00D57771" w:rsidP="00AD7C34">
      <w:pPr>
        <w:rPr>
          <w:b/>
          <w:sz w:val="32"/>
          <w:lang w:eastAsia="zh-CN"/>
        </w:rPr>
      </w:pPr>
      <w:r w:rsidRPr="00484508">
        <w:rPr>
          <w:b/>
          <w:sz w:val="32"/>
          <w:lang w:eastAsia="zh-CN"/>
        </w:rPr>
        <w:lastRenderedPageBreak/>
        <w:t>Business concept</w:t>
      </w:r>
    </w:p>
    <w:p w14:paraId="04962D43" w14:textId="77777777" w:rsidR="003D3D02" w:rsidRPr="00E218BC" w:rsidRDefault="003D3D02" w:rsidP="003D3D02">
      <w:pPr>
        <w:rPr>
          <w:lang w:eastAsia="zh-CN"/>
        </w:rPr>
      </w:pPr>
      <w:r w:rsidRPr="00E218BC">
        <w:rPr>
          <w:lang w:eastAsia="zh-CN"/>
        </w:rPr>
        <w:t>What are the advantage</w:t>
      </w:r>
      <w:r w:rsidR="003579D7">
        <w:rPr>
          <w:lang w:eastAsia="zh-CN"/>
        </w:rPr>
        <w:fldChar w:fldCharType="begin"/>
      </w:r>
      <w:r w:rsidR="003579D7">
        <w:instrText xml:space="preserve"> XE "</w:instrText>
      </w:r>
      <w:r w:rsidR="003579D7" w:rsidRPr="00E218BC">
        <w:rPr>
          <w:lang w:eastAsia="zh-CN"/>
        </w:rPr>
        <w:instrText>advantage</w:instrText>
      </w:r>
      <w:r w:rsidR="003579D7">
        <w:instrText xml:space="preserve">" </w:instrText>
      </w:r>
      <w:r w:rsidR="003579D7">
        <w:rPr>
          <w:lang w:eastAsia="zh-CN"/>
        </w:rPr>
        <w:fldChar w:fldCharType="end"/>
      </w:r>
      <w:r w:rsidRPr="00E218BC">
        <w:rPr>
          <w:lang w:eastAsia="zh-CN"/>
        </w:rPr>
        <w:t>s of a new type of pet store?</w:t>
      </w:r>
    </w:p>
    <w:p w14:paraId="105324D5" w14:textId="77777777" w:rsidR="003D3D02" w:rsidRPr="00E218BC" w:rsidRDefault="003D3D02" w:rsidP="003D3D02">
      <w:pPr>
        <w:numPr>
          <w:ilvl w:val="0"/>
          <w:numId w:val="12"/>
        </w:numPr>
        <w:rPr>
          <w:lang w:eastAsia="zh-CN"/>
        </w:rPr>
      </w:pPr>
      <w:r w:rsidRPr="00E218BC">
        <w:rPr>
          <w:lang w:eastAsia="zh-CN"/>
        </w:rPr>
        <w:t>Release risks</w:t>
      </w:r>
    </w:p>
    <w:p w14:paraId="60B8A969" w14:textId="77777777" w:rsidR="003D3D02" w:rsidRPr="00E218BC" w:rsidRDefault="003D3D02" w:rsidP="003D3D02">
      <w:pPr>
        <w:numPr>
          <w:ilvl w:val="0"/>
          <w:numId w:val="12"/>
        </w:numPr>
        <w:rPr>
          <w:lang w:eastAsia="zh-CN"/>
        </w:rPr>
      </w:pPr>
      <w:r w:rsidRPr="00E218BC">
        <w:rPr>
          <w:lang w:eastAsia="zh-CN"/>
        </w:rPr>
        <w:t>Ethical</w:t>
      </w:r>
    </w:p>
    <w:p w14:paraId="27481D87" w14:textId="77777777" w:rsidR="00D92EC7" w:rsidRDefault="00F771D5" w:rsidP="003D3D02">
      <w:pPr>
        <w:rPr>
          <w:noProof/>
        </w:rPr>
      </w:pPr>
      <w:hyperlink r:id="rId8" w:history="1">
        <w:r w:rsidR="003D3D02" w:rsidRPr="00E218BC">
          <w:rPr>
            <w:rStyle w:val="Hyperlink"/>
            <w:rFonts w:hint="eastAsia"/>
            <w:lang w:eastAsia="zh-CN"/>
          </w:rPr>
          <w:t>Ryan Lytle</w:t>
        </w:r>
        <w:r w:rsidR="00D92EC7">
          <w:rPr>
            <w:rStyle w:val="Hyperlink"/>
            <w:lang w:eastAsia="zh-CN"/>
          </w:rPr>
          <w:fldChar w:fldCharType="begin"/>
        </w:r>
        <w:r w:rsidR="00D92EC7">
          <w:instrText xml:space="preserve"> XE "</w:instrText>
        </w:r>
        <w:r w:rsidR="00D92EC7" w:rsidRPr="00E218BC">
          <w:rPr>
            <w:rStyle w:val="Hyperlink"/>
            <w:rFonts w:hint="eastAsia"/>
            <w:lang w:eastAsia="zh-CN"/>
          </w:rPr>
          <w:instrText>Ryan Lytle</w:instrText>
        </w:r>
        <w:r w:rsidR="00D92EC7">
          <w:instrText xml:space="preserve">" </w:instrText>
        </w:r>
        <w:r w:rsidR="00D92EC7">
          <w:rPr>
            <w:rStyle w:val="Hyperlink"/>
            <w:lang w:eastAsia="zh-CN"/>
          </w:rPr>
          <w:fldChar w:fldCharType="end"/>
        </w:r>
      </w:hyperlink>
      <w:r w:rsidR="003D3D02" w:rsidRPr="00E218BC">
        <w:rPr>
          <w:vertAlign w:val="superscript"/>
          <w:lang w:eastAsia="zh-CN"/>
        </w:rPr>
        <w:footnoteReference w:id="1"/>
      </w:r>
      <w:r w:rsidR="003D3D02" w:rsidRPr="00E218BC">
        <w:rPr>
          <w:lang w:eastAsia="zh-CN"/>
        </w:rPr>
        <w:t xml:space="preserve">，a </w:t>
      </w:r>
      <w:r w:rsidR="00D92EC7">
        <w:rPr>
          <w:lang w:eastAsia="zh-CN"/>
        </w:rPr>
        <w:fldChar w:fldCharType="begin"/>
      </w:r>
      <w:r w:rsidR="00D92EC7">
        <w:rPr>
          <w:lang w:eastAsia="zh-CN"/>
        </w:rPr>
        <w:instrText xml:space="preserve"> INDEX \c "2" </w:instrText>
      </w:r>
      <w:r w:rsidR="00D92EC7">
        <w:rPr>
          <w:lang w:eastAsia="zh-CN"/>
        </w:rPr>
        <w:fldChar w:fldCharType="separate"/>
      </w:r>
    </w:p>
    <w:p w14:paraId="14A18B9A" w14:textId="77777777" w:rsidR="00D92EC7" w:rsidRDefault="00D92EC7" w:rsidP="003D3D02">
      <w:pPr>
        <w:rPr>
          <w:noProof/>
          <w:lang w:eastAsia="zh-CN"/>
        </w:rPr>
        <w:sectPr w:rsidR="00D92EC7" w:rsidSect="00D92EC7">
          <w:headerReference w:type="even" r:id="rId9"/>
          <w:headerReference w:type="default" r:id="rId10"/>
          <w:headerReference w:type="first" r:id="rId11"/>
          <w:pgSz w:w="11900" w:h="16840"/>
          <w:pgMar w:top="1134" w:right="1701" w:bottom="1134" w:left="1701" w:header="851" w:footer="992" w:gutter="0"/>
          <w:cols w:space="425"/>
          <w:titlePg/>
          <w:docGrid w:type="lines" w:linePitch="423"/>
        </w:sectPr>
      </w:pPr>
    </w:p>
    <w:p w14:paraId="14755855" w14:textId="77777777" w:rsidR="00D92EC7" w:rsidRDefault="00D92EC7">
      <w:pPr>
        <w:pStyle w:val="Index1"/>
        <w:tabs>
          <w:tab w:val="right" w:leader="dot" w:pos="3879"/>
        </w:tabs>
        <w:rPr>
          <w:noProof/>
        </w:rPr>
      </w:pPr>
      <w:r>
        <w:rPr>
          <w:noProof/>
        </w:rPr>
        <w:t>Ryan Lytle, 8</w:t>
      </w:r>
    </w:p>
    <w:p w14:paraId="74CA6FFF" w14:textId="77777777" w:rsidR="00D92EC7" w:rsidRDefault="00D92EC7" w:rsidP="003D3D02">
      <w:pPr>
        <w:rPr>
          <w:noProof/>
          <w:lang w:eastAsia="zh-CN"/>
        </w:rPr>
        <w:sectPr w:rsidR="00D92EC7" w:rsidSect="00D92EC7">
          <w:type w:val="continuous"/>
          <w:pgSz w:w="11900" w:h="16840"/>
          <w:pgMar w:top="1134" w:right="1701" w:bottom="1134" w:left="1701" w:header="851" w:footer="992" w:gutter="0"/>
          <w:cols w:num="2" w:space="720"/>
          <w:titlePg/>
          <w:docGrid w:type="lines" w:linePitch="423"/>
        </w:sectPr>
      </w:pPr>
    </w:p>
    <w:p w14:paraId="15376F8B" w14:textId="77777777" w:rsidR="003D3D02" w:rsidRPr="00E218BC" w:rsidRDefault="00D92EC7" w:rsidP="003D3D02">
      <w:pPr>
        <w:rPr>
          <w:lang w:eastAsia="zh-CN"/>
        </w:rPr>
      </w:pPr>
      <w:r>
        <w:rPr>
          <w:lang w:eastAsia="zh-CN"/>
        </w:rPr>
        <w:fldChar w:fldCharType="end"/>
      </w:r>
      <w:r w:rsidR="003D3D02" w:rsidRPr="00E218BC">
        <w:rPr>
          <w:lang w:eastAsia="zh-CN"/>
        </w:rPr>
        <w:t xml:space="preserve">，claims that pets are the way to ease the transition to college life. Nevertheless, sometimes pets will cause some risks and unnecessary expenses. For instance, Megan </w:t>
      </w:r>
      <w:proofErr w:type="spellStart"/>
      <w:r w:rsidR="003D3D02" w:rsidRPr="00E218BC">
        <w:rPr>
          <w:lang w:eastAsia="zh-CN"/>
        </w:rPr>
        <w:t>Goldner</w:t>
      </w:r>
      <w:proofErr w:type="spellEnd"/>
      <w:r w:rsidR="003D3D02" w:rsidRPr="00E218BC">
        <w:rPr>
          <w:lang w:eastAsia="zh-CN"/>
        </w:rPr>
        <w:t xml:space="preserve">, an interviewee in Lytle’s article points that her cat wreaked havoc on the carpet which worth hundreds of dollars in her rent house. So, one of the most difference things for this new kind of pet’s store is that, they don’t sell animals. In fact, they support pet’s accommodation and sell different plans. </w:t>
      </w:r>
    </w:p>
    <w:p w14:paraId="0ABEDC2D" w14:textId="77777777" w:rsidR="003D3D02" w:rsidRPr="00E218BC" w:rsidRDefault="003D3D02" w:rsidP="003D3D02">
      <w:pPr>
        <w:rPr>
          <w:lang w:eastAsia="zh-CN"/>
        </w:rPr>
        <w:sectPr w:rsidR="003D3D02" w:rsidRPr="00E218BC" w:rsidSect="00D92EC7">
          <w:type w:val="continuous"/>
          <w:pgSz w:w="11900" w:h="16840"/>
          <w:pgMar w:top="1134" w:right="1701" w:bottom="1134" w:left="1701" w:header="851" w:footer="992" w:gutter="0"/>
          <w:cols w:space="425"/>
          <w:titlePg/>
          <w:docGrid w:type="lines" w:linePitch="423"/>
        </w:sectPr>
      </w:pPr>
      <w:r w:rsidRPr="00E218BC">
        <w:rPr>
          <w:lang w:eastAsia="zh-CN"/>
        </w:rPr>
        <w:t xml:space="preserve">This store is work for students, someone can choose any kind of pets he or she like in store. He or she can let his or her pets live in store and feed them. He or she can do everything with his or her own pets like feeding, washing and playing in stores. As many students cannot balance the attention between pets and study. Sometimes they ignore meeting pets’ emotional and physical needs. If students buy a cat or dog but always let them stay at home, it isn’t </w:t>
      </w:r>
      <w:proofErr w:type="spellStart"/>
      <w:proofErr w:type="gramStart"/>
      <w:r w:rsidRPr="00E218BC">
        <w:rPr>
          <w:lang w:eastAsia="zh-CN"/>
        </w:rPr>
        <w:t>a</w:t>
      </w:r>
      <w:proofErr w:type="spellEnd"/>
      <w:proofErr w:type="gramEnd"/>
      <w:r w:rsidRPr="00E218BC">
        <w:rPr>
          <w:lang w:eastAsia="zh-CN"/>
        </w:rPr>
        <w:t xml:space="preserve"> ethical behavior. Stuart Spencer</w:t>
      </w:r>
      <w:r w:rsidRPr="00E218BC">
        <w:rPr>
          <w:vertAlign w:val="superscript"/>
          <w:lang w:eastAsia="zh-CN"/>
        </w:rPr>
        <w:footnoteReference w:id="2"/>
      </w:r>
      <w:r w:rsidRPr="00E218BC">
        <w:rPr>
          <w:lang w:eastAsia="zh-CN"/>
        </w:rPr>
        <w:t xml:space="preserve">, the author of Journal Agricultural </w:t>
      </w:r>
      <w:r w:rsidRPr="00E218BC">
        <w:rPr>
          <w:lang w:eastAsia="zh-CN"/>
        </w:rPr>
        <w:lastRenderedPageBreak/>
        <w:t xml:space="preserve">and Environmental Ethics, claims that owner shouldn’t give pets an unusual natural environment. </w:t>
      </w:r>
      <w:r w:rsidRPr="00E218BC">
        <w:rPr>
          <w:vertAlign w:val="superscript"/>
          <w:lang w:eastAsia="zh-CN"/>
        </w:rPr>
        <w:footnoteReference w:id="3"/>
      </w:r>
      <w:r w:rsidRPr="00E218BC">
        <w:rPr>
          <w:lang w:eastAsia="zh-CN"/>
        </w:rPr>
        <w:t xml:space="preserve">Melanie J. Rock, a writer of health promotion international, said that </w:t>
      </w:r>
      <w:r>
        <w:rPr>
          <w:lang w:eastAsia="zh-CN"/>
        </w:rPr>
        <w:t xml:space="preserve">pets need someone to play with   </w:t>
      </w:r>
    </w:p>
    <w:p w14:paraId="5711520F" w14:textId="77777777" w:rsidR="003D3D02" w:rsidRPr="00E218BC" w:rsidRDefault="003D3D02" w:rsidP="003D3D02">
      <w:pPr>
        <w:rPr>
          <w:lang w:eastAsia="zh-CN"/>
        </w:rPr>
      </w:pPr>
      <w:proofErr w:type="gramStart"/>
      <w:r w:rsidRPr="00E218BC">
        <w:rPr>
          <w:lang w:eastAsia="zh-CN"/>
        </w:rPr>
        <w:lastRenderedPageBreak/>
        <w:t>them</w:t>
      </w:r>
      <w:proofErr w:type="gramEnd"/>
      <w:r w:rsidRPr="00E218BC">
        <w:rPr>
          <w:lang w:eastAsia="zh-CN"/>
        </w:rPr>
        <w:t xml:space="preserve">. For example, walking. It will cause positive effect for dogs ‘emotion. When students need to prepare for their exams or papers, staff will help them to take care of pets. </w:t>
      </w:r>
    </w:p>
    <w:p w14:paraId="4E85EDA1" w14:textId="77777777" w:rsidR="003D3D02" w:rsidRPr="00E218BC" w:rsidRDefault="003D3D02" w:rsidP="003D3D02">
      <w:pPr>
        <w:rPr>
          <w:lang w:eastAsia="zh-CN"/>
        </w:rPr>
      </w:pPr>
      <w:r w:rsidRPr="00E218BC">
        <w:rPr>
          <w:lang w:eastAsia="zh-CN"/>
        </w:rPr>
        <w:t xml:space="preserve">Stores will offer a lot of services, like pets grooming, training, </w:t>
      </w:r>
      <w:proofErr w:type="gramStart"/>
      <w:r w:rsidRPr="00E218BC">
        <w:rPr>
          <w:lang w:eastAsia="zh-CN"/>
        </w:rPr>
        <w:t>playing</w:t>
      </w:r>
      <w:proofErr w:type="gramEnd"/>
      <w:r w:rsidRPr="00E218BC">
        <w:rPr>
          <w:lang w:eastAsia="zh-CN"/>
        </w:rPr>
        <w:t xml:space="preserve"> and so on. Since the pet don’t leave the store, the medical care of them will be easier and more completely. Owners cannot always realize their pets ‘health condition at home. In contrast, stores will invite doctors once or twice a month to check them. Dr. </w:t>
      </w:r>
      <w:proofErr w:type="gramStart"/>
      <w:r w:rsidRPr="00E218BC">
        <w:rPr>
          <w:lang w:eastAsia="zh-CN"/>
        </w:rPr>
        <w:t>rich</w:t>
      </w:r>
      <w:proofErr w:type="gramEnd"/>
      <w:r w:rsidRPr="00E218BC">
        <w:rPr>
          <w:lang w:eastAsia="zh-CN"/>
        </w:rPr>
        <w:t>, a veterinary who works in PetSmart, mentioned in Journal of Avian Medicine and Surgery</w:t>
      </w:r>
      <w:r w:rsidRPr="00E218BC">
        <w:rPr>
          <w:vertAlign w:val="superscript"/>
          <w:lang w:eastAsia="zh-CN"/>
        </w:rPr>
        <w:footnoteReference w:id="4"/>
      </w:r>
      <w:r w:rsidRPr="00E218BC">
        <w:rPr>
          <w:lang w:eastAsia="zh-CN"/>
        </w:rPr>
        <w:t xml:space="preserve"> that many individual pet shops usually lack health awareness and only focus on critical or acute trauma cases.  </w:t>
      </w:r>
    </w:p>
    <w:p w14:paraId="02FA0DB6" w14:textId="77777777" w:rsidR="003D3D02" w:rsidRPr="00E218BC" w:rsidRDefault="003D3D02" w:rsidP="003D3D02">
      <w:pPr>
        <w:rPr>
          <w:lang w:eastAsia="zh-CN"/>
        </w:rPr>
      </w:pPr>
      <w:r w:rsidRPr="00E218BC">
        <w:rPr>
          <w:lang w:eastAsia="zh-CN"/>
        </w:rPr>
        <w:t xml:space="preserve">This new pets store adapt installment. Customers will choose which level of plans and pay them monthly. It depends on how much money they want to spend and how many services they want to give to their pets. However, there are still many students don’t have enough money to adopt a dog. Stores will offer another option for them, they can share the owner’s right to another one like friends or lover. In that case, it can release consumers ‘cost but not stores ‘profit. And it will be a good way to produce wonderful memory. Secondly, </w:t>
      </w:r>
      <w:r w:rsidRPr="00E218BC">
        <w:rPr>
          <w:lang w:eastAsia="zh-CN"/>
        </w:rPr>
        <w:br w:type="page"/>
      </w:r>
    </w:p>
    <w:p w14:paraId="4DECB8E3" w14:textId="77777777" w:rsidR="003D3D02" w:rsidRPr="00E218BC" w:rsidRDefault="003D3D02" w:rsidP="003D3D02">
      <w:pPr>
        <w:rPr>
          <w:lang w:eastAsia="zh-CN"/>
        </w:rPr>
        <w:sectPr w:rsidR="003D3D02" w:rsidRPr="00E218BC" w:rsidSect="00C454C7">
          <w:pgSz w:w="11900" w:h="16840"/>
          <w:pgMar w:top="1440" w:right="1800" w:bottom="1440" w:left="1800" w:header="851" w:footer="992" w:gutter="0"/>
          <w:cols w:space="425"/>
          <w:titlePg/>
          <w:docGrid w:type="lines" w:linePitch="423"/>
        </w:sectPr>
      </w:pPr>
    </w:p>
    <w:p w14:paraId="0D7DB808" w14:textId="77777777" w:rsidR="003D3D02" w:rsidRPr="00E218BC" w:rsidRDefault="003D3D02" w:rsidP="003D3D02">
      <w:pPr>
        <w:rPr>
          <w:lang w:eastAsia="zh-CN"/>
        </w:rPr>
      </w:pPr>
      <w:proofErr w:type="gramStart"/>
      <w:r w:rsidRPr="00E218BC">
        <w:rPr>
          <w:lang w:eastAsia="zh-CN"/>
        </w:rPr>
        <w:lastRenderedPageBreak/>
        <w:t>when</w:t>
      </w:r>
      <w:proofErr w:type="gramEnd"/>
      <w:r w:rsidRPr="00E218BC">
        <w:rPr>
          <w:lang w:eastAsia="zh-CN"/>
        </w:rPr>
        <w:t xml:space="preserve"> they have some other reason and must leave, such as transfer, graduate or others. They can give up the right of pets, and stores will help them to find another owner. This way can help to release the number of homeless animals. And the new owner doesn’t need to be worried about if their pets have some health problems.</w:t>
      </w:r>
    </w:p>
    <w:p w14:paraId="2B09D40A" w14:textId="77777777" w:rsidR="003D3D02" w:rsidRPr="00E218BC" w:rsidRDefault="003D3D02" w:rsidP="003D3D02">
      <w:pPr>
        <w:rPr>
          <w:lang w:eastAsia="zh-CN"/>
        </w:rPr>
      </w:pPr>
      <w:r w:rsidRPr="00E218BC">
        <w:rPr>
          <w:lang w:eastAsia="zh-CN"/>
        </w:rPr>
        <w:t xml:space="preserve">Finally, for students who are interested in pets’ care and looking for a job, new pets store is a good choice to improve their responsibility. Since pets will still stay in stores after they are sold, the new pet store will need more employers than others. </w:t>
      </w:r>
    </w:p>
    <w:p w14:paraId="331841E6" w14:textId="77777777" w:rsidR="00D57771" w:rsidRDefault="00D57771" w:rsidP="00AD7C34">
      <w:pPr>
        <w:rPr>
          <w:lang w:eastAsia="zh-CN"/>
        </w:rPr>
      </w:pPr>
    </w:p>
    <w:p w14:paraId="44A4EC39" w14:textId="77777777" w:rsidR="00D57771" w:rsidRDefault="00D57771" w:rsidP="00AD7C34">
      <w:pPr>
        <w:rPr>
          <w:lang w:eastAsia="zh-CN"/>
        </w:rPr>
      </w:pPr>
    </w:p>
    <w:p w14:paraId="06070E1E" w14:textId="77777777" w:rsidR="00D57771" w:rsidRDefault="00D57771" w:rsidP="00AD7C34">
      <w:pPr>
        <w:rPr>
          <w:lang w:eastAsia="zh-CN"/>
        </w:rPr>
      </w:pPr>
    </w:p>
    <w:p w14:paraId="57B54C58" w14:textId="77777777" w:rsidR="00D57771" w:rsidRDefault="00D57771" w:rsidP="00AD7C34">
      <w:pPr>
        <w:rPr>
          <w:lang w:eastAsia="zh-CN"/>
        </w:rPr>
      </w:pPr>
    </w:p>
    <w:p w14:paraId="613EB5B1" w14:textId="77777777" w:rsidR="00D57771" w:rsidRDefault="00D57771" w:rsidP="00AD7C34">
      <w:pPr>
        <w:rPr>
          <w:lang w:eastAsia="zh-CN"/>
        </w:rPr>
      </w:pPr>
    </w:p>
    <w:p w14:paraId="3DCD2C74" w14:textId="77777777" w:rsidR="00D57771" w:rsidRDefault="00D57771" w:rsidP="00AD7C34">
      <w:pPr>
        <w:rPr>
          <w:lang w:eastAsia="zh-CN"/>
        </w:rPr>
      </w:pPr>
    </w:p>
    <w:p w14:paraId="032F403A" w14:textId="77777777" w:rsidR="00D57771" w:rsidRDefault="00D57771" w:rsidP="00AD7C34">
      <w:pPr>
        <w:rPr>
          <w:lang w:eastAsia="zh-CN"/>
        </w:rPr>
      </w:pPr>
    </w:p>
    <w:p w14:paraId="46BF9BA1" w14:textId="77777777" w:rsidR="00D57771" w:rsidRDefault="00D57771" w:rsidP="00AD7C34">
      <w:pPr>
        <w:rPr>
          <w:lang w:eastAsia="zh-CN"/>
        </w:rPr>
      </w:pPr>
    </w:p>
    <w:p w14:paraId="3FC24FEC" w14:textId="77777777" w:rsidR="00D57771" w:rsidRDefault="00D57771" w:rsidP="00AD7C34">
      <w:pPr>
        <w:rPr>
          <w:lang w:eastAsia="zh-CN"/>
        </w:rPr>
      </w:pPr>
    </w:p>
    <w:p w14:paraId="1C80F8D0" w14:textId="77777777" w:rsidR="00D57771" w:rsidRDefault="00D57771" w:rsidP="00AD7C34">
      <w:pPr>
        <w:rPr>
          <w:lang w:eastAsia="zh-CN"/>
        </w:rPr>
      </w:pPr>
    </w:p>
    <w:p w14:paraId="1AD60281" w14:textId="77777777" w:rsidR="00D57771" w:rsidRDefault="00D57771" w:rsidP="00AD7C34">
      <w:pPr>
        <w:rPr>
          <w:lang w:eastAsia="zh-CN"/>
        </w:rPr>
      </w:pPr>
    </w:p>
    <w:p w14:paraId="1F2AD885" w14:textId="77777777" w:rsidR="00D57771" w:rsidRDefault="00D57771" w:rsidP="00AD7C34">
      <w:pPr>
        <w:rPr>
          <w:lang w:eastAsia="zh-CN"/>
        </w:rPr>
      </w:pPr>
    </w:p>
    <w:p w14:paraId="49C12EFF" w14:textId="77777777" w:rsidR="00D57771" w:rsidRDefault="00D57771" w:rsidP="00AD7C34">
      <w:pPr>
        <w:rPr>
          <w:lang w:eastAsia="zh-CN"/>
        </w:rPr>
      </w:pPr>
    </w:p>
    <w:p w14:paraId="1334CDD2" w14:textId="77777777" w:rsidR="00D57771" w:rsidRDefault="00D57771" w:rsidP="00AD7C34">
      <w:pPr>
        <w:rPr>
          <w:lang w:eastAsia="zh-CN"/>
        </w:rPr>
      </w:pPr>
    </w:p>
    <w:p w14:paraId="6BC8BB51" w14:textId="77777777" w:rsidR="00D57771" w:rsidRDefault="00D57771" w:rsidP="00AD7C34">
      <w:pPr>
        <w:rPr>
          <w:lang w:eastAsia="zh-CN"/>
        </w:rPr>
      </w:pPr>
    </w:p>
    <w:p w14:paraId="0EC6FDF4" w14:textId="77777777" w:rsidR="00D57771" w:rsidRDefault="00D57771" w:rsidP="00AD7C34">
      <w:pPr>
        <w:rPr>
          <w:lang w:eastAsia="zh-CN"/>
        </w:rPr>
      </w:pPr>
    </w:p>
    <w:p w14:paraId="03091FEF" w14:textId="77DDD873" w:rsidR="003D3D02" w:rsidRDefault="003C755E" w:rsidP="00AD7C34">
      <w:pPr>
        <w:rPr>
          <w:b/>
          <w:lang w:eastAsia="zh-CN"/>
        </w:rPr>
      </w:pPr>
      <w:r>
        <w:rPr>
          <w:b/>
          <w:lang w:eastAsia="zh-CN"/>
        </w:rPr>
        <w:lastRenderedPageBreak/>
        <w:fldChar w:fldCharType="begin"/>
      </w:r>
      <w:ins w:id="3" w:author="cs101005_66" w:date="2017-03-06T14:01:00Z">
        <w:r w:rsidR="00F771D5">
          <w:rPr>
            <w:b/>
            <w:lang w:eastAsia="zh-CN"/>
          </w:rPr>
          <w:instrText>HYPERLINK "\\\\NEVE\\cs101005_66$\\LAB8.pdf"</w:instrText>
        </w:r>
      </w:ins>
      <w:del w:id="4" w:author="cs101005_66" w:date="2017-03-06T14:01:00Z">
        <w:r w:rsidDel="00F771D5">
          <w:rPr>
            <w:b/>
            <w:lang w:eastAsia="zh-CN"/>
          </w:rPr>
          <w:delInstrText xml:space="preserve"> HYPERLINK "LAB8.pdf" </w:delInstrText>
        </w:r>
      </w:del>
      <w:ins w:id="5" w:author="cs101005_66" w:date="2017-03-06T14:01:00Z">
        <w:r w:rsidR="00F771D5">
          <w:rPr>
            <w:b/>
            <w:lang w:eastAsia="zh-CN"/>
          </w:rPr>
        </w:r>
      </w:ins>
      <w:r>
        <w:rPr>
          <w:b/>
          <w:lang w:eastAsia="zh-CN"/>
        </w:rPr>
        <w:fldChar w:fldCharType="separate"/>
      </w:r>
      <w:r w:rsidR="003D3D02" w:rsidRPr="003C755E">
        <w:rPr>
          <w:rStyle w:val="Hyperlink"/>
          <w:b/>
          <w:lang w:eastAsia="zh-CN"/>
        </w:rPr>
        <w:t>Brochu</w:t>
      </w:r>
      <w:r w:rsidR="003D3D02" w:rsidRPr="003C755E">
        <w:rPr>
          <w:rStyle w:val="Hyperlink"/>
          <w:b/>
          <w:lang w:eastAsia="zh-CN"/>
        </w:rPr>
        <w:t>r</w:t>
      </w:r>
      <w:r w:rsidR="003D3D02" w:rsidRPr="003C755E">
        <w:rPr>
          <w:rStyle w:val="Hyperlink"/>
          <w:b/>
          <w:lang w:eastAsia="zh-CN"/>
        </w:rPr>
        <w:t>e</w:t>
      </w:r>
      <w:r>
        <w:rPr>
          <w:b/>
          <w:lang w:eastAsia="zh-CN"/>
        </w:rPr>
        <w:fldChar w:fldCharType="end"/>
      </w:r>
    </w:p>
    <w:p w14:paraId="6D5152AC" w14:textId="77777777" w:rsidR="003D3D02" w:rsidRDefault="003D3D02" w:rsidP="00AD7C34">
      <w:pPr>
        <w:rPr>
          <w:b/>
          <w:lang w:eastAsia="zh-CN"/>
        </w:rPr>
      </w:pPr>
    </w:p>
    <w:p w14:paraId="63DD8080" w14:textId="77777777" w:rsidR="003D3D02" w:rsidRDefault="003D3D02" w:rsidP="00AD7C34">
      <w:pPr>
        <w:rPr>
          <w:b/>
          <w:lang w:eastAsia="zh-CN"/>
        </w:rPr>
      </w:pPr>
    </w:p>
    <w:p w14:paraId="43979D9E" w14:textId="77777777" w:rsidR="003D3D02" w:rsidRDefault="003D3D02" w:rsidP="00AD7C34">
      <w:pPr>
        <w:rPr>
          <w:b/>
          <w:lang w:eastAsia="zh-CN"/>
        </w:rPr>
      </w:pPr>
    </w:p>
    <w:p w14:paraId="2A869E8D" w14:textId="77777777" w:rsidR="003D3D02" w:rsidRDefault="003D3D02" w:rsidP="00AD7C34">
      <w:pPr>
        <w:rPr>
          <w:b/>
          <w:lang w:eastAsia="zh-CN"/>
        </w:rPr>
      </w:pPr>
    </w:p>
    <w:p w14:paraId="097D4D22" w14:textId="77777777" w:rsidR="003D3D02" w:rsidRDefault="003D3D02" w:rsidP="00AD7C34">
      <w:pPr>
        <w:rPr>
          <w:b/>
          <w:lang w:eastAsia="zh-CN"/>
        </w:rPr>
      </w:pPr>
    </w:p>
    <w:p w14:paraId="2704D6E3" w14:textId="77777777" w:rsidR="003D3D02" w:rsidRDefault="003D3D02" w:rsidP="00AD7C34">
      <w:pPr>
        <w:rPr>
          <w:b/>
          <w:lang w:eastAsia="zh-CN"/>
        </w:rPr>
      </w:pPr>
    </w:p>
    <w:p w14:paraId="7FB48B84" w14:textId="77777777" w:rsidR="003D3D02" w:rsidRDefault="003D3D02" w:rsidP="00AD7C34">
      <w:pPr>
        <w:rPr>
          <w:b/>
          <w:lang w:eastAsia="zh-CN"/>
        </w:rPr>
      </w:pPr>
    </w:p>
    <w:p w14:paraId="4C594AFA" w14:textId="77777777" w:rsidR="003D3D02" w:rsidRDefault="003D3D02" w:rsidP="00AD7C34">
      <w:pPr>
        <w:rPr>
          <w:b/>
          <w:lang w:eastAsia="zh-CN"/>
        </w:rPr>
      </w:pPr>
    </w:p>
    <w:p w14:paraId="189E34C3" w14:textId="77777777" w:rsidR="003D3D02" w:rsidRDefault="003D3D02" w:rsidP="00AD7C34">
      <w:pPr>
        <w:rPr>
          <w:b/>
          <w:lang w:eastAsia="zh-CN"/>
        </w:rPr>
      </w:pPr>
    </w:p>
    <w:p w14:paraId="085ACB73" w14:textId="77777777" w:rsidR="003D3D02" w:rsidRDefault="003D3D02" w:rsidP="00AD7C34">
      <w:pPr>
        <w:rPr>
          <w:b/>
          <w:lang w:eastAsia="zh-CN"/>
        </w:rPr>
      </w:pPr>
    </w:p>
    <w:p w14:paraId="1E3BAD82" w14:textId="77777777" w:rsidR="003D3D02" w:rsidRDefault="003D3D02" w:rsidP="00AD7C34">
      <w:pPr>
        <w:rPr>
          <w:b/>
          <w:lang w:eastAsia="zh-CN"/>
        </w:rPr>
      </w:pPr>
    </w:p>
    <w:p w14:paraId="727C0693" w14:textId="77777777" w:rsidR="003D3D02" w:rsidRDefault="003D3D02" w:rsidP="00AD7C34">
      <w:pPr>
        <w:rPr>
          <w:b/>
          <w:lang w:eastAsia="zh-CN"/>
        </w:rPr>
      </w:pPr>
    </w:p>
    <w:p w14:paraId="1B153801" w14:textId="77777777" w:rsidR="003D3D02" w:rsidRDefault="003D3D02" w:rsidP="00AD7C34">
      <w:pPr>
        <w:rPr>
          <w:b/>
          <w:lang w:eastAsia="zh-CN"/>
        </w:rPr>
      </w:pPr>
    </w:p>
    <w:p w14:paraId="181248EB" w14:textId="77777777" w:rsidR="003D3D02" w:rsidRDefault="003D3D02" w:rsidP="00AD7C34">
      <w:pPr>
        <w:rPr>
          <w:b/>
          <w:lang w:eastAsia="zh-CN"/>
        </w:rPr>
      </w:pPr>
    </w:p>
    <w:p w14:paraId="10842EF3" w14:textId="77777777" w:rsidR="003D3D02" w:rsidRDefault="003D3D02" w:rsidP="00AD7C34">
      <w:pPr>
        <w:rPr>
          <w:b/>
          <w:lang w:eastAsia="zh-CN"/>
        </w:rPr>
      </w:pPr>
    </w:p>
    <w:p w14:paraId="3A09D002" w14:textId="77777777" w:rsidR="003D3D02" w:rsidRDefault="003D3D02" w:rsidP="00AD7C34">
      <w:pPr>
        <w:rPr>
          <w:b/>
          <w:lang w:eastAsia="zh-CN"/>
        </w:rPr>
      </w:pPr>
    </w:p>
    <w:p w14:paraId="257DAB41" w14:textId="77777777" w:rsidR="003D3D02" w:rsidRDefault="003D3D02" w:rsidP="00AD7C34">
      <w:pPr>
        <w:rPr>
          <w:b/>
          <w:lang w:eastAsia="zh-CN"/>
        </w:rPr>
      </w:pPr>
    </w:p>
    <w:p w14:paraId="611F9DE0" w14:textId="77777777" w:rsidR="003D3D02" w:rsidRDefault="003D3D02" w:rsidP="00AD7C34">
      <w:pPr>
        <w:rPr>
          <w:b/>
          <w:lang w:eastAsia="zh-CN"/>
        </w:rPr>
      </w:pPr>
    </w:p>
    <w:p w14:paraId="14F87C3C" w14:textId="77777777" w:rsidR="003D3D02" w:rsidRDefault="003D3D02" w:rsidP="00AD7C34">
      <w:pPr>
        <w:rPr>
          <w:b/>
          <w:lang w:eastAsia="zh-CN"/>
        </w:rPr>
      </w:pPr>
    </w:p>
    <w:p w14:paraId="1BC2C5D1" w14:textId="77777777" w:rsidR="003D3D02" w:rsidRDefault="003D3D02" w:rsidP="00AD7C34">
      <w:pPr>
        <w:rPr>
          <w:b/>
          <w:lang w:eastAsia="zh-CN"/>
        </w:rPr>
      </w:pPr>
    </w:p>
    <w:p w14:paraId="1A2BA95C" w14:textId="77777777" w:rsidR="003D3D02" w:rsidRPr="003D3D02" w:rsidRDefault="003D3D02" w:rsidP="00AD7C34">
      <w:pPr>
        <w:rPr>
          <w:b/>
          <w:lang w:eastAsia="zh-CN"/>
        </w:rPr>
      </w:pPr>
    </w:p>
    <w:p w14:paraId="180CFE60" w14:textId="77777777" w:rsidR="00D57771" w:rsidRPr="003D3D02" w:rsidRDefault="00D57771" w:rsidP="00AD7C34">
      <w:pPr>
        <w:rPr>
          <w:b/>
          <w:lang w:eastAsia="zh-CN"/>
        </w:rPr>
      </w:pPr>
      <w:r w:rsidRPr="003D3D02">
        <w:rPr>
          <w:b/>
          <w:lang w:eastAsia="zh-CN"/>
        </w:rPr>
        <w:lastRenderedPageBreak/>
        <w:t>Market research document</w:t>
      </w:r>
    </w:p>
    <w:p w14:paraId="45875515" w14:textId="77777777" w:rsidR="003D3D02" w:rsidRDefault="003D3D02" w:rsidP="003D3D02">
      <w:pPr>
        <w:pStyle w:val="Heading2"/>
      </w:pPr>
      <w:r w:rsidRPr="1A5A2BCE">
        <w:t>Market Research</w:t>
      </w:r>
    </w:p>
    <w:p w14:paraId="73D7E6E9" w14:textId="77777777" w:rsidR="003D3D02" w:rsidRDefault="003D3D02" w:rsidP="003D3D02">
      <w:r>
        <w:t>-The pet store</w:t>
      </w:r>
    </w:p>
    <w:p w14:paraId="3CC26225" w14:textId="77777777" w:rsidR="003D3D02" w:rsidRDefault="003D3D02" w:rsidP="003D3D02">
      <w:r>
        <w:t>“Selling More Gifts for People and Pets at Pet Stores”</w:t>
      </w:r>
      <w:r w:rsidR="00D92EC7">
        <w:fldChar w:fldCharType="begin"/>
      </w:r>
      <w:r w:rsidR="00D92EC7">
        <w:instrText xml:space="preserve"> XE "</w:instrText>
      </w:r>
      <w:r w:rsidR="00D92EC7">
        <w:rPr>
          <w:sz w:val="20"/>
          <w:szCs w:val="20"/>
        </w:rPr>
        <w:instrText>\</w:instrText>
      </w:r>
      <w:r w:rsidR="00D92EC7">
        <w:instrText>“Selling More Gifts for People and Pets at Pet Stores</w:instrText>
      </w:r>
      <w:r w:rsidR="00D92EC7">
        <w:rPr>
          <w:sz w:val="20"/>
          <w:szCs w:val="20"/>
        </w:rPr>
        <w:instrText>\</w:instrText>
      </w:r>
      <w:r w:rsidR="00D92EC7">
        <w:instrText xml:space="preserve">”" </w:instrText>
      </w:r>
      <w:r w:rsidR="00D92EC7">
        <w:fldChar w:fldCharType="end"/>
      </w:r>
    </w:p>
    <w:p w14:paraId="083BF5B1" w14:textId="77777777" w:rsidR="003D3D02" w:rsidRDefault="003D3D02" w:rsidP="003D3D02">
      <w:pPr>
        <w:rPr>
          <w:lang w:eastAsia="zh-CN"/>
        </w:rPr>
      </w:pPr>
      <w:r>
        <w:t xml:space="preserve">This article shows a new kind of way to sell more products. The pet store owner choose to give people and pets some gifts. When they decide the price, they will let the price include the cost of gifts. Since this article was published in New Year, it focus on encouraging people to buy one product as a gift for their small puppies or cats. In addition, paying more attention to the quality of toys, clothes and food will be helpful to the sales volume. I think this idea is especially good for the pet store I design. Young people always like to design something and focus on the quality and appearance. Giving them more opportunities to dress up their pets will be attractive. </w:t>
      </w:r>
    </w:p>
    <w:p w14:paraId="7F4D4F61" w14:textId="77777777" w:rsidR="00D92EC7" w:rsidRDefault="003D3D02" w:rsidP="003D3D02">
      <w:pPr>
        <w:rPr>
          <w:noProof/>
        </w:rPr>
      </w:pPr>
      <w:r w:rsidRPr="00850480">
        <w:t xml:space="preserve">Danielle </w:t>
      </w:r>
      <w:proofErr w:type="spellStart"/>
      <w:r w:rsidRPr="00850480">
        <w:t>Chockley</w:t>
      </w:r>
      <w:proofErr w:type="spellEnd"/>
      <w:r>
        <w:t xml:space="preserve"> </w:t>
      </w:r>
      <w:r>
        <w:rPr>
          <w:rFonts w:hint="eastAsia"/>
          <w:lang w:eastAsia="zh-CN"/>
        </w:rPr>
        <w:t>said that：</w:t>
      </w:r>
      <w:r w:rsidRPr="00850480">
        <w:t>“</w:t>
      </w:r>
      <w:r w:rsidR="00D92EC7">
        <w:fldChar w:fldCharType="begin"/>
      </w:r>
      <w:r w:rsidR="00D92EC7">
        <w:instrText xml:space="preserve"> INDEX \c "2" </w:instrText>
      </w:r>
      <w:r w:rsidR="00D92EC7">
        <w:fldChar w:fldCharType="separate"/>
      </w:r>
    </w:p>
    <w:p w14:paraId="53EB3266" w14:textId="77777777" w:rsidR="00D92EC7" w:rsidRDefault="00D92EC7" w:rsidP="003D3D02">
      <w:pPr>
        <w:rPr>
          <w:noProof/>
        </w:rPr>
        <w:sectPr w:rsidR="00D92EC7" w:rsidSect="00D92EC7">
          <w:footerReference w:type="default" r:id="rId12"/>
          <w:pgSz w:w="12240" w:h="15840"/>
          <w:pgMar w:top="994" w:right="2174" w:bottom="1771" w:left="1483" w:header="432" w:footer="763" w:gutter="0"/>
          <w:cols w:space="720"/>
          <w:titlePg/>
          <w:docGrid w:linePitch="360"/>
        </w:sectPr>
      </w:pPr>
    </w:p>
    <w:p w14:paraId="00F95E22" w14:textId="77777777" w:rsidR="00D92EC7" w:rsidRDefault="00D92EC7">
      <w:pPr>
        <w:pStyle w:val="Index1"/>
        <w:tabs>
          <w:tab w:val="right" w:leader="dot" w:pos="3921"/>
        </w:tabs>
        <w:rPr>
          <w:noProof/>
        </w:rPr>
      </w:pPr>
      <w:r>
        <w:rPr>
          <w:noProof/>
        </w:rPr>
        <w:t>“Selling More Gifts for People and Pets at Pet Stores”, 13</w:t>
      </w:r>
    </w:p>
    <w:p w14:paraId="799CE11D" w14:textId="77777777" w:rsidR="00D92EC7" w:rsidRDefault="00D92EC7">
      <w:pPr>
        <w:pStyle w:val="Index1"/>
        <w:tabs>
          <w:tab w:val="right" w:leader="dot" w:pos="3921"/>
        </w:tabs>
        <w:rPr>
          <w:noProof/>
        </w:rPr>
      </w:pPr>
      <w:r>
        <w:rPr>
          <w:noProof/>
        </w:rPr>
        <w:t>Ryan Lytle, 8</w:t>
      </w:r>
    </w:p>
    <w:p w14:paraId="12752088" w14:textId="77777777" w:rsidR="00D92EC7" w:rsidRDefault="00D92EC7" w:rsidP="003D3D02">
      <w:pPr>
        <w:rPr>
          <w:noProof/>
        </w:rPr>
        <w:sectPr w:rsidR="00D92EC7" w:rsidSect="00D92EC7">
          <w:type w:val="continuous"/>
          <w:pgSz w:w="12240" w:h="15840"/>
          <w:pgMar w:top="994" w:right="2174" w:bottom="1771" w:left="1483" w:header="432" w:footer="763" w:gutter="0"/>
          <w:cols w:num="2" w:space="720"/>
          <w:titlePg/>
          <w:docGrid w:linePitch="360"/>
        </w:sectPr>
      </w:pPr>
    </w:p>
    <w:p w14:paraId="326DBE53" w14:textId="77777777" w:rsidR="003D3D02" w:rsidRPr="00850480" w:rsidRDefault="00D92EC7" w:rsidP="003D3D02">
      <w:r>
        <w:fldChar w:fldCharType="end"/>
      </w:r>
      <w:r w:rsidR="003D3D02" w:rsidRPr="00850480">
        <w:t>.”</w:t>
      </w:r>
      <w:r w:rsidR="003D3D02">
        <w:rPr>
          <w:rStyle w:val="FootnoteReference"/>
        </w:rPr>
        <w:footnoteReference w:id="5"/>
      </w:r>
    </w:p>
    <w:p w14:paraId="372B437B" w14:textId="77777777" w:rsidR="003D3D02" w:rsidRDefault="003D3D02" w:rsidP="003D3D02"/>
    <w:p w14:paraId="11C88A8C" w14:textId="77777777" w:rsidR="003D3D02" w:rsidRDefault="003D3D02" w:rsidP="003D3D02"/>
    <w:p w14:paraId="5577CD90" w14:textId="77777777" w:rsidR="00C454C7" w:rsidRDefault="003D3D02" w:rsidP="00C454C7">
      <w:pPr>
        <w:keepNext/>
      </w:pPr>
      <w:r>
        <w:rPr>
          <w:noProof/>
          <w:lang w:eastAsia="en-US"/>
        </w:rPr>
        <w:lastRenderedPageBreak/>
        <w:drawing>
          <wp:inline distT="0" distB="0" distL="0" distR="0" wp14:anchorId="77B425C0" wp14:editId="55193C0C">
            <wp:extent cx="3366135" cy="333197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8EF53.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2534" cy="3338304"/>
                    </a:xfrm>
                    <a:prstGeom prst="rect">
                      <a:avLst/>
                    </a:prstGeom>
                  </pic:spPr>
                </pic:pic>
              </a:graphicData>
            </a:graphic>
          </wp:inline>
        </w:drawing>
      </w:r>
    </w:p>
    <w:p w14:paraId="7015E9B2" w14:textId="77777777" w:rsidR="003D3D02" w:rsidRDefault="00C454C7" w:rsidP="00C454C7">
      <w:pPr>
        <w:pStyle w:val="Caption"/>
      </w:pPr>
      <w:bookmarkStart w:id="6" w:name="_Toc476510571"/>
      <w:bookmarkStart w:id="7" w:name="_Toc476510856"/>
      <w:r>
        <w:t xml:space="preserve">Figure </w:t>
      </w:r>
      <w:fldSimple w:instr=" SEQ Figure \* ARABIC ">
        <w:r w:rsidR="00572E72">
          <w:rPr>
            <w:noProof/>
          </w:rPr>
          <w:t>1</w:t>
        </w:r>
        <w:bookmarkEnd w:id="6"/>
        <w:bookmarkEnd w:id="7"/>
      </w:fldSimple>
    </w:p>
    <w:p w14:paraId="13B35072" w14:textId="77777777" w:rsidR="00C454C7" w:rsidRDefault="003D3D02" w:rsidP="00C454C7">
      <w:pPr>
        <w:keepNext/>
      </w:pPr>
      <w:r>
        <w:rPr>
          <w:noProof/>
          <w:lang w:eastAsia="en-US"/>
        </w:rPr>
        <w:lastRenderedPageBreak/>
        <w:drawing>
          <wp:inline distT="0" distB="0" distL="0" distR="0" wp14:anchorId="44217798" wp14:editId="52F5D6E3">
            <wp:extent cx="5943600" cy="3581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6121E5C7" w14:textId="77777777" w:rsidR="00C454C7" w:rsidRDefault="00C454C7" w:rsidP="00C454C7">
      <w:pPr>
        <w:pStyle w:val="Caption"/>
      </w:pPr>
      <w:bookmarkStart w:id="8" w:name="_Toc476510572"/>
      <w:bookmarkStart w:id="9" w:name="_Toc476510857"/>
      <w:r>
        <w:t xml:space="preserve">Figure </w:t>
      </w:r>
      <w:fldSimple w:instr=" SEQ Figure \* ARABIC ">
        <w:r w:rsidR="00572E72">
          <w:rPr>
            <w:noProof/>
          </w:rPr>
          <w:t>2</w:t>
        </w:r>
        <w:bookmarkEnd w:id="8"/>
        <w:bookmarkEnd w:id="9"/>
      </w:fldSimple>
    </w:p>
    <w:p w14:paraId="6C78DE41" w14:textId="77777777" w:rsidR="003D3D02" w:rsidRDefault="003D3D02" w:rsidP="003D3D02">
      <w:r>
        <w:rPr>
          <w:rStyle w:val="EndnoteReference"/>
        </w:rPr>
        <w:endnoteReference w:id="1"/>
      </w:r>
    </w:p>
    <w:p w14:paraId="73F35115" w14:textId="77777777" w:rsidR="003D3D02" w:rsidRDefault="003D3D02" w:rsidP="003D3D02">
      <w:pPr>
        <w:rPr>
          <w:lang w:eastAsia="zh-CN"/>
        </w:rPr>
      </w:pPr>
    </w:p>
    <w:p w14:paraId="587A7B01" w14:textId="77777777" w:rsidR="003D3D02" w:rsidRDefault="003D3D02" w:rsidP="003D3D02">
      <w:pPr>
        <w:pStyle w:val="Heading3"/>
      </w:pPr>
    </w:p>
    <w:p w14:paraId="6DCDB040" w14:textId="77777777" w:rsidR="003D3D02" w:rsidRDefault="003D3D02" w:rsidP="003D3D02">
      <w:pPr>
        <w:pStyle w:val="Heading3"/>
      </w:pPr>
      <w:r w:rsidRPr="1A5A2BCE">
        <w:t>New ideas</w:t>
      </w:r>
    </w:p>
    <w:p w14:paraId="06EF6DC1" w14:textId="77777777" w:rsidR="003D3D02" w:rsidRDefault="003D3D02" w:rsidP="003D3D02">
      <w:pPr>
        <w:rPr>
          <w:lang w:eastAsia="zh-CN"/>
        </w:rPr>
      </w:pPr>
      <w:r>
        <w:rPr>
          <w:lang w:eastAsia="zh-CN"/>
        </w:rPr>
        <w:t xml:space="preserve">Per the lab, I found that I cannot </w:t>
      </w:r>
      <w:proofErr w:type="gramStart"/>
      <w:r>
        <w:rPr>
          <w:lang w:eastAsia="zh-CN"/>
        </w:rPr>
        <w:t>Ignore</w:t>
      </w:r>
      <w:proofErr w:type="gramEnd"/>
      <w:r>
        <w:rPr>
          <w:lang w:eastAsia="zh-CN"/>
        </w:rPr>
        <w:t xml:space="preserve"> another group. I just think about the student when I design my pet store. However, the market research shows that the middle age and old people are a huge group which prefer pets. I need to focus on the way to attract different ages.</w:t>
      </w:r>
    </w:p>
    <w:p w14:paraId="2A524B2C" w14:textId="77777777" w:rsidR="003D3D02" w:rsidRDefault="003D3D02" w:rsidP="003D3D02">
      <w:pPr>
        <w:rPr>
          <w:lang w:eastAsia="zh-CN"/>
        </w:rPr>
      </w:pPr>
    </w:p>
    <w:p w14:paraId="321AAA75" w14:textId="77777777" w:rsidR="003D3D02" w:rsidRDefault="003D3D02" w:rsidP="003D3D02">
      <w:pPr>
        <w:rPr>
          <w:lang w:eastAsia="zh-CN"/>
        </w:rPr>
      </w:pPr>
    </w:p>
    <w:p w14:paraId="440A0B51" w14:textId="77777777" w:rsidR="003D3D02" w:rsidRDefault="003D3D02" w:rsidP="003D3D02">
      <w:pPr>
        <w:rPr>
          <w:lang w:eastAsia="zh-CN"/>
        </w:rPr>
      </w:pPr>
      <w:r>
        <w:rPr>
          <w:lang w:eastAsia="zh-CN"/>
        </w:rPr>
        <w:lastRenderedPageBreak/>
        <w:t>“</w:t>
      </w:r>
      <w:r w:rsidRPr="00B26D35">
        <w:t xml:space="preserve">Businesses go to the dogs: While one </w:t>
      </w:r>
      <w:proofErr w:type="spellStart"/>
      <w:r w:rsidRPr="00B26D35">
        <w:t>PetsMart</w:t>
      </w:r>
      <w:proofErr w:type="spellEnd"/>
      <w:r w:rsidRPr="00B26D35">
        <w:t xml:space="preserve"> Inc. opens two new superstores, nine other area pet stores fight bankruptcy. Michael Lewis reports.</w:t>
      </w:r>
      <w:r>
        <w:rPr>
          <w:rFonts w:hint="eastAsia"/>
          <w:lang w:eastAsia="zh-CN"/>
        </w:rPr>
        <w:t>”</w:t>
      </w:r>
      <w:r w:rsidR="00D92EC7">
        <w:rPr>
          <w:lang w:eastAsia="zh-CN"/>
        </w:rPr>
        <w:fldChar w:fldCharType="begin"/>
      </w:r>
      <w:r w:rsidR="00D92EC7">
        <w:instrText xml:space="preserve"> XE "</w:instrText>
      </w:r>
      <w:r w:rsidR="00D92EC7">
        <w:rPr>
          <w:sz w:val="20"/>
          <w:szCs w:val="20"/>
        </w:rPr>
        <w:instrText>\</w:instrText>
      </w:r>
      <w:r w:rsidR="00D92EC7">
        <w:rPr>
          <w:lang w:eastAsia="zh-CN"/>
        </w:rPr>
        <w:instrText>“</w:instrText>
      </w:r>
      <w:r w:rsidR="00D92EC7" w:rsidRPr="00B26D35">
        <w:instrText>Businesses go to the dogs</w:instrText>
      </w:r>
      <w:r w:rsidR="00D92EC7">
        <w:instrText>\</w:instrText>
      </w:r>
      <w:r w:rsidR="00D92EC7" w:rsidRPr="00B26D35">
        <w:instrText>: While one PetsMart Inc. opens two new superstores, nine other area pet stores fight bankruptcy. Michael Lewis reports.</w:instrText>
      </w:r>
      <w:r w:rsidR="00D92EC7">
        <w:rPr>
          <w:sz w:val="20"/>
          <w:szCs w:val="20"/>
        </w:rPr>
        <w:instrText>\</w:instrText>
      </w:r>
      <w:r w:rsidR="00D92EC7">
        <w:rPr>
          <w:rFonts w:hint="eastAsia"/>
          <w:lang w:eastAsia="zh-CN"/>
        </w:rPr>
        <w:instrText>”</w:instrText>
      </w:r>
      <w:r w:rsidR="00D92EC7">
        <w:instrText xml:space="preserve">" </w:instrText>
      </w:r>
      <w:r w:rsidR="00D92EC7">
        <w:rPr>
          <w:lang w:eastAsia="zh-CN"/>
        </w:rPr>
        <w:fldChar w:fldCharType="end"/>
      </w:r>
    </w:p>
    <w:p w14:paraId="506100D6" w14:textId="77777777" w:rsidR="003D3D02" w:rsidRDefault="003D3D02" w:rsidP="003D3D02">
      <w:pPr>
        <w:rPr>
          <w:lang w:eastAsia="zh-CN"/>
        </w:rPr>
      </w:pPr>
      <w:r>
        <w:rPr>
          <w:lang w:eastAsia="zh-CN"/>
        </w:rPr>
        <w:t xml:space="preserve">This article is about the situation of the small pet store in the market. It shows that the individual small pet store is possible to fight with the big pet market. Although big pet market might have more spaces and options, small individual stores have their own customers and special places. A large market sometimes close sooner than small one. Besides, the research shows that </w:t>
      </w:r>
      <w:proofErr w:type="gramStart"/>
      <w:r>
        <w:rPr>
          <w:lang w:eastAsia="zh-CN"/>
        </w:rPr>
        <w:t>Having</w:t>
      </w:r>
      <w:proofErr w:type="gramEnd"/>
      <w:r>
        <w:rPr>
          <w:lang w:eastAsia="zh-CN"/>
        </w:rPr>
        <w:t xml:space="preserve"> pets becomes more and more common in the USA. In conclusion, this is also a good proof to show that opening a small but special pet store is a good idea. This business idea has profit.</w:t>
      </w:r>
    </w:p>
    <w:p w14:paraId="3469E67D" w14:textId="77777777" w:rsidR="00D92EC7" w:rsidRDefault="003D3D02" w:rsidP="003D3D02">
      <w:pPr>
        <w:rPr>
          <w:noProof/>
        </w:rPr>
      </w:pPr>
      <w:r w:rsidRPr="00752E28">
        <w:rPr>
          <w:lang w:eastAsia="zh-CN"/>
        </w:rPr>
        <w:t xml:space="preserve">Pet </w:t>
      </w:r>
      <w:proofErr w:type="gramStart"/>
      <w:r w:rsidRPr="00752E28">
        <w:rPr>
          <w:lang w:eastAsia="zh-CN"/>
        </w:rPr>
        <w:t>supply "</w:t>
      </w:r>
      <w:proofErr w:type="gramEnd"/>
      <w:r w:rsidR="00D92EC7">
        <w:rPr>
          <w:lang w:eastAsia="zh-CN"/>
        </w:rPr>
        <w:fldChar w:fldCharType="begin"/>
      </w:r>
      <w:r w:rsidR="00D92EC7">
        <w:rPr>
          <w:lang w:eastAsia="zh-CN"/>
        </w:rPr>
        <w:instrText xml:space="preserve"> INDEX \c "2" </w:instrText>
      </w:r>
      <w:r w:rsidR="00D92EC7">
        <w:rPr>
          <w:lang w:eastAsia="zh-CN"/>
        </w:rPr>
        <w:fldChar w:fldCharType="separate"/>
      </w:r>
    </w:p>
    <w:p w14:paraId="5DBC0D98" w14:textId="77777777" w:rsidR="00D92EC7" w:rsidRDefault="00D92EC7" w:rsidP="003D3D02">
      <w:pPr>
        <w:rPr>
          <w:noProof/>
          <w:lang w:eastAsia="zh-CN"/>
        </w:rPr>
        <w:sectPr w:rsidR="00D92EC7" w:rsidSect="00D92EC7">
          <w:type w:val="continuous"/>
          <w:pgSz w:w="12240" w:h="15840"/>
          <w:pgMar w:top="994" w:right="2174" w:bottom="1771" w:left="1483" w:header="432" w:footer="763" w:gutter="0"/>
          <w:cols w:space="720"/>
          <w:titlePg/>
          <w:docGrid w:linePitch="360"/>
        </w:sectPr>
      </w:pPr>
    </w:p>
    <w:p w14:paraId="1262654D" w14:textId="77777777" w:rsidR="00D92EC7" w:rsidRDefault="00D92EC7">
      <w:pPr>
        <w:pStyle w:val="Index1"/>
        <w:tabs>
          <w:tab w:val="right" w:leader="dot" w:pos="3921"/>
        </w:tabs>
        <w:rPr>
          <w:noProof/>
        </w:rPr>
      </w:pPr>
      <w:r>
        <w:rPr>
          <w:noProof/>
        </w:rPr>
        <w:t>“Businesses go to the dogs: While one PetsMart Inc. opens two new superstores, nine other area pet stores fight bankruptcy. Michael Lewis reports.”, 16</w:t>
      </w:r>
    </w:p>
    <w:p w14:paraId="63D4EFB8" w14:textId="77777777" w:rsidR="00D92EC7" w:rsidRDefault="00D92EC7">
      <w:pPr>
        <w:pStyle w:val="Index1"/>
        <w:tabs>
          <w:tab w:val="right" w:leader="dot" w:pos="3921"/>
        </w:tabs>
        <w:rPr>
          <w:noProof/>
        </w:rPr>
      </w:pPr>
      <w:r>
        <w:rPr>
          <w:noProof/>
        </w:rPr>
        <w:t>“Selling More Gifts for People and Pets at Pet Stores”, 13</w:t>
      </w:r>
    </w:p>
    <w:p w14:paraId="7AFD613F" w14:textId="77777777" w:rsidR="00D92EC7" w:rsidRDefault="00D92EC7">
      <w:pPr>
        <w:pStyle w:val="Index1"/>
        <w:tabs>
          <w:tab w:val="right" w:leader="dot" w:pos="3921"/>
        </w:tabs>
        <w:rPr>
          <w:noProof/>
        </w:rPr>
      </w:pPr>
      <w:r>
        <w:rPr>
          <w:noProof/>
        </w:rPr>
        <w:t>Ryan Lytle, 8</w:t>
      </w:r>
    </w:p>
    <w:p w14:paraId="6588B44E" w14:textId="77777777" w:rsidR="00D92EC7" w:rsidRDefault="00D92EC7" w:rsidP="003D3D02">
      <w:pPr>
        <w:rPr>
          <w:noProof/>
          <w:lang w:eastAsia="zh-CN"/>
        </w:rPr>
        <w:sectPr w:rsidR="00D92EC7" w:rsidSect="00D92EC7">
          <w:type w:val="continuous"/>
          <w:pgSz w:w="12240" w:h="15840"/>
          <w:pgMar w:top="994" w:right="2174" w:bottom="1771" w:left="1483" w:header="432" w:footer="763" w:gutter="0"/>
          <w:cols w:num="2" w:space="720"/>
          <w:titlePg/>
          <w:docGrid w:linePitch="360"/>
        </w:sectPr>
      </w:pPr>
    </w:p>
    <w:p w14:paraId="487A0F71" w14:textId="77777777" w:rsidR="003D3D02" w:rsidRDefault="00D92EC7" w:rsidP="003D3D02">
      <w:pPr>
        <w:rPr>
          <w:lang w:eastAsia="zh-CN"/>
        </w:rPr>
      </w:pPr>
      <w:r>
        <w:rPr>
          <w:lang w:eastAsia="zh-CN"/>
        </w:rPr>
        <w:fldChar w:fldCharType="end"/>
      </w:r>
      <w:r w:rsidR="003D3D02" w:rsidRPr="00752E28">
        <w:rPr>
          <w:lang w:eastAsia="zh-CN"/>
        </w:rPr>
        <w:t>," he said.</w:t>
      </w:r>
      <w:r w:rsidR="003D3D02">
        <w:rPr>
          <w:rStyle w:val="FootnoteReference"/>
          <w:lang w:eastAsia="zh-CN"/>
        </w:rPr>
        <w:footnoteReference w:id="6"/>
      </w:r>
    </w:p>
    <w:p w14:paraId="0DAF4C9A" w14:textId="77777777" w:rsidR="003D3D02" w:rsidRDefault="003D3D02" w:rsidP="003D3D02">
      <w:pPr>
        <w:rPr>
          <w:lang w:eastAsia="zh-CN"/>
        </w:rPr>
      </w:pPr>
    </w:p>
    <w:p w14:paraId="191A6EAA" w14:textId="77777777" w:rsidR="00C454C7" w:rsidRDefault="003D3D02" w:rsidP="00C454C7">
      <w:pPr>
        <w:keepNext/>
      </w:pPr>
      <w:r>
        <w:rPr>
          <w:noProof/>
          <w:lang w:eastAsia="en-US"/>
        </w:rPr>
        <w:lastRenderedPageBreak/>
        <w:drawing>
          <wp:inline distT="0" distB="0" distL="0" distR="0" wp14:anchorId="1362203F" wp14:editId="367BD11A">
            <wp:extent cx="4447059" cy="3317240"/>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0389" cy="3319724"/>
                    </a:xfrm>
                    <a:prstGeom prst="rect">
                      <a:avLst/>
                    </a:prstGeom>
                  </pic:spPr>
                </pic:pic>
              </a:graphicData>
            </a:graphic>
          </wp:inline>
        </w:drawing>
      </w:r>
    </w:p>
    <w:p w14:paraId="26142482" w14:textId="77777777" w:rsidR="003D3D02" w:rsidRDefault="00C454C7" w:rsidP="00C454C7">
      <w:pPr>
        <w:pStyle w:val="Caption"/>
        <w:rPr>
          <w:lang w:eastAsia="zh-CN"/>
        </w:rPr>
      </w:pPr>
      <w:bookmarkStart w:id="10" w:name="_Toc476510573"/>
      <w:bookmarkStart w:id="11" w:name="_Toc476510858"/>
      <w:r>
        <w:t xml:space="preserve">Figure </w:t>
      </w:r>
      <w:fldSimple w:instr=" SEQ Figure \* ARABIC ">
        <w:r w:rsidR="00572E72">
          <w:rPr>
            <w:noProof/>
          </w:rPr>
          <w:t>3</w:t>
        </w:r>
        <w:bookmarkEnd w:id="10"/>
        <w:bookmarkEnd w:id="11"/>
      </w:fldSimple>
    </w:p>
    <w:p w14:paraId="6DC96445" w14:textId="77777777" w:rsidR="00C454C7" w:rsidRDefault="003D3D02" w:rsidP="00C454C7">
      <w:pPr>
        <w:keepNext/>
      </w:pPr>
      <w:r>
        <w:rPr>
          <w:rFonts w:hint="eastAsia"/>
          <w:noProof/>
          <w:lang w:eastAsia="en-US"/>
        </w:rPr>
        <w:lastRenderedPageBreak/>
        <w:drawing>
          <wp:inline distT="0" distB="0" distL="0" distR="0" wp14:anchorId="47119F79" wp14:editId="0A1FB44F">
            <wp:extent cx="5943600" cy="443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14:paraId="62188B1F" w14:textId="77777777" w:rsidR="00C454C7" w:rsidRDefault="00C454C7" w:rsidP="00C454C7">
      <w:pPr>
        <w:pStyle w:val="Caption"/>
      </w:pPr>
      <w:bookmarkStart w:id="12" w:name="_Toc476510859"/>
      <w:bookmarkStart w:id="13" w:name="_Toc476510574"/>
      <w:r>
        <w:t xml:space="preserve">Figure </w:t>
      </w:r>
      <w:fldSimple w:instr=" SEQ Figure \* ARABIC ">
        <w:r w:rsidR="00572E72">
          <w:rPr>
            <w:noProof/>
          </w:rPr>
          <w:t>4</w:t>
        </w:r>
        <w:bookmarkEnd w:id="12"/>
      </w:fldSimple>
      <w:bookmarkEnd w:id="13"/>
    </w:p>
    <w:p w14:paraId="629E1F5E" w14:textId="77777777" w:rsidR="003D3D02" w:rsidRDefault="003D3D02" w:rsidP="003D3D02">
      <w:pPr>
        <w:rPr>
          <w:lang w:eastAsia="zh-CN"/>
        </w:rPr>
      </w:pPr>
      <w:r>
        <w:rPr>
          <w:rStyle w:val="EndnoteReference"/>
          <w:lang w:eastAsia="zh-CN"/>
        </w:rPr>
        <w:endnoteReference w:id="2"/>
      </w:r>
    </w:p>
    <w:p w14:paraId="672643B2" w14:textId="77777777" w:rsidR="003D3D02" w:rsidRDefault="003D3D02" w:rsidP="003D3D02">
      <w:pPr>
        <w:rPr>
          <w:lang w:eastAsia="zh-CN"/>
        </w:rPr>
      </w:pPr>
    </w:p>
    <w:p w14:paraId="41FFE8BE" w14:textId="77777777" w:rsidR="003D3D02" w:rsidRDefault="003D3D02" w:rsidP="003D3D02">
      <w:pPr>
        <w:pStyle w:val="EndnoteText"/>
      </w:pPr>
    </w:p>
    <w:p w14:paraId="11909C24" w14:textId="77777777" w:rsidR="003D3D02" w:rsidRDefault="003D3D02" w:rsidP="003D3D02">
      <w:pPr>
        <w:pStyle w:val="EndnoteText"/>
      </w:pPr>
      <w:r>
        <w:t>“</w:t>
      </w:r>
      <w:r w:rsidRPr="00A51DB8">
        <w:t>Veterinary diet pricing: Competing with the pet food store</w:t>
      </w:r>
      <w:r w:rsidR="00D92EC7">
        <w:fldChar w:fldCharType="begin"/>
      </w:r>
      <w:r w:rsidR="00D92EC7">
        <w:instrText xml:space="preserve"> XE "</w:instrText>
      </w:r>
      <w:r w:rsidR="00D92EC7" w:rsidRPr="00A51DB8">
        <w:instrText>Veterinary diet pricing</w:instrText>
      </w:r>
      <w:r w:rsidR="00D92EC7">
        <w:instrText>\</w:instrText>
      </w:r>
      <w:r w:rsidR="00D92EC7" w:rsidRPr="00A51DB8">
        <w:instrText>: Competing with the pet food store</w:instrText>
      </w:r>
      <w:r w:rsidR="00D92EC7">
        <w:instrText xml:space="preserve">" </w:instrText>
      </w:r>
      <w:r w:rsidR="00D92EC7">
        <w:fldChar w:fldCharType="end"/>
      </w:r>
      <w:r>
        <w:t>”</w:t>
      </w:r>
    </w:p>
    <w:p w14:paraId="73C2BFC1" w14:textId="77777777" w:rsidR="003D3D02" w:rsidRDefault="003D3D02" w:rsidP="003D3D02">
      <w:pPr>
        <w:pStyle w:val="EndnoteText"/>
        <w:rPr>
          <w:lang w:eastAsia="zh-CN"/>
        </w:rPr>
      </w:pPr>
      <w:r>
        <w:t xml:space="preserve"> The author indicates that veterinary usually ignore telling owner about the choosing of pet food, because they think the owner will think the diet they </w:t>
      </w:r>
      <w:r>
        <w:rPr>
          <w:lang w:eastAsia="zh-CN"/>
        </w:rPr>
        <w:t xml:space="preserve">recommend is expensive and the veterinary don’t want to look like </w:t>
      </w:r>
      <w:r w:rsidRPr="00A86570">
        <w:rPr>
          <w:lang w:eastAsia="zh-CN"/>
        </w:rPr>
        <w:t>crazy salespeople</w:t>
      </w:r>
      <w:r>
        <w:rPr>
          <w:lang w:eastAsia="zh-CN"/>
        </w:rPr>
        <w:t>. In fact, the diet which veterinary recommend is often cheaper and healthier than the diet which pet store choose. This article help me to prove that the advantage of connecting with the veterinary. Since I want to have a pet store which include the veterinary service, it will make owner feel relieved. They don’t need to be confused about choosing which diet. The new pet store will adapt the veterinary’s idea. Thus, pets will get better care.</w:t>
      </w:r>
    </w:p>
    <w:p w14:paraId="1143558A" w14:textId="77777777" w:rsidR="00D92EC7" w:rsidRDefault="003D3D02" w:rsidP="00D92EC7">
      <w:pPr>
        <w:pStyle w:val="EndnoteText"/>
        <w:rPr>
          <w:noProof/>
        </w:rPr>
      </w:pPr>
      <w:r>
        <w:rPr>
          <w:lang w:eastAsia="zh-CN"/>
        </w:rPr>
        <w:t>“</w:t>
      </w:r>
      <w:r w:rsidR="00D92EC7">
        <w:rPr>
          <w:lang w:eastAsia="zh-CN"/>
        </w:rPr>
        <w:fldChar w:fldCharType="begin"/>
      </w:r>
      <w:r w:rsidR="00D92EC7">
        <w:rPr>
          <w:lang w:eastAsia="zh-CN"/>
        </w:rPr>
        <w:instrText xml:space="preserve"> INDEX \c "2" </w:instrText>
      </w:r>
      <w:r w:rsidR="00D92EC7">
        <w:rPr>
          <w:lang w:eastAsia="zh-CN"/>
        </w:rPr>
        <w:fldChar w:fldCharType="separate"/>
      </w:r>
    </w:p>
    <w:p w14:paraId="5F353D83" w14:textId="77777777" w:rsidR="00D92EC7" w:rsidRDefault="00D92EC7" w:rsidP="00D92EC7">
      <w:pPr>
        <w:pStyle w:val="EndnoteText"/>
        <w:rPr>
          <w:noProof/>
          <w:lang w:eastAsia="zh-CN"/>
        </w:rPr>
        <w:sectPr w:rsidR="00D92EC7" w:rsidSect="00D92EC7">
          <w:type w:val="continuous"/>
          <w:pgSz w:w="12240" w:h="15840"/>
          <w:pgMar w:top="994" w:right="2174" w:bottom="1771" w:left="1483" w:header="432" w:footer="763" w:gutter="0"/>
          <w:cols w:space="720"/>
          <w:titlePg/>
          <w:docGrid w:linePitch="360"/>
        </w:sectPr>
      </w:pPr>
    </w:p>
    <w:p w14:paraId="1885B524" w14:textId="77777777" w:rsidR="00D92EC7" w:rsidRDefault="00D92EC7">
      <w:pPr>
        <w:pStyle w:val="Index1"/>
        <w:tabs>
          <w:tab w:val="right" w:leader="dot" w:pos="3921"/>
        </w:tabs>
        <w:rPr>
          <w:noProof/>
        </w:rPr>
      </w:pPr>
      <w:r>
        <w:rPr>
          <w:noProof/>
        </w:rPr>
        <w:t xml:space="preserve">“Businesses go to the dogs: While one PetsMart Inc. opens two new </w:t>
      </w:r>
      <w:r>
        <w:rPr>
          <w:noProof/>
        </w:rPr>
        <w:lastRenderedPageBreak/>
        <w:t>superstores, nine other area pet stores fight bankruptcy. Michael Lewis reports.”, 16</w:t>
      </w:r>
    </w:p>
    <w:p w14:paraId="5C82E4CB" w14:textId="77777777" w:rsidR="00D92EC7" w:rsidRDefault="00D92EC7">
      <w:pPr>
        <w:pStyle w:val="Index1"/>
        <w:tabs>
          <w:tab w:val="right" w:leader="dot" w:pos="3921"/>
        </w:tabs>
        <w:rPr>
          <w:noProof/>
        </w:rPr>
      </w:pPr>
      <w:r>
        <w:rPr>
          <w:noProof/>
        </w:rPr>
        <w:t>“Selling More Gifts for People and Pets at Pet Stores”, 13</w:t>
      </w:r>
    </w:p>
    <w:p w14:paraId="24901ADC" w14:textId="77777777" w:rsidR="00D92EC7" w:rsidRDefault="00D92EC7">
      <w:pPr>
        <w:pStyle w:val="Index1"/>
        <w:tabs>
          <w:tab w:val="right" w:leader="dot" w:pos="3921"/>
        </w:tabs>
        <w:rPr>
          <w:noProof/>
        </w:rPr>
      </w:pPr>
      <w:r>
        <w:rPr>
          <w:noProof/>
        </w:rPr>
        <w:t>Ryan Lytle, 8</w:t>
      </w:r>
    </w:p>
    <w:p w14:paraId="47633EF7" w14:textId="77777777" w:rsidR="00D92EC7" w:rsidRDefault="00D92EC7">
      <w:pPr>
        <w:pStyle w:val="Index1"/>
        <w:tabs>
          <w:tab w:val="right" w:leader="dot" w:pos="3921"/>
        </w:tabs>
        <w:rPr>
          <w:noProof/>
        </w:rPr>
      </w:pPr>
      <w:r>
        <w:rPr>
          <w:noProof/>
        </w:rPr>
        <w:t>Veterinary diet pricing: Competing with the pet food store, 18</w:t>
      </w:r>
    </w:p>
    <w:p w14:paraId="457369CA" w14:textId="77777777" w:rsidR="00D92EC7" w:rsidRDefault="00D92EC7" w:rsidP="00D92EC7">
      <w:pPr>
        <w:pStyle w:val="EndnoteText"/>
        <w:rPr>
          <w:noProof/>
          <w:lang w:eastAsia="zh-CN"/>
        </w:rPr>
        <w:sectPr w:rsidR="00D92EC7" w:rsidSect="00D92EC7">
          <w:type w:val="continuous"/>
          <w:pgSz w:w="12240" w:h="15840"/>
          <w:pgMar w:top="994" w:right="2174" w:bottom="1771" w:left="1483" w:header="432" w:footer="763" w:gutter="0"/>
          <w:cols w:num="2" w:space="720"/>
          <w:titlePg/>
          <w:docGrid w:linePitch="360"/>
        </w:sectPr>
      </w:pPr>
    </w:p>
    <w:p w14:paraId="77AE3EF9" w14:textId="77777777" w:rsidR="003D3D02" w:rsidRDefault="00D92EC7" w:rsidP="00D92EC7">
      <w:pPr>
        <w:pStyle w:val="EndnoteText"/>
        <w:rPr>
          <w:lang w:eastAsia="zh-CN"/>
        </w:rPr>
      </w:pPr>
      <w:r>
        <w:rPr>
          <w:lang w:eastAsia="zh-CN"/>
        </w:rPr>
        <w:fldChar w:fldCharType="end"/>
      </w:r>
    </w:p>
    <w:p w14:paraId="72B2D96E" w14:textId="77777777" w:rsidR="003D3D02" w:rsidRDefault="003D3D02" w:rsidP="003D3D02">
      <w:pPr>
        <w:rPr>
          <w:lang w:eastAsia="zh-CN"/>
        </w:rPr>
      </w:pPr>
    </w:p>
    <w:p w14:paraId="524C3E48" w14:textId="77777777" w:rsidR="00572E72" w:rsidRDefault="003D3D02" w:rsidP="00572E72">
      <w:pPr>
        <w:keepNext/>
      </w:pPr>
      <w:r>
        <w:rPr>
          <w:rFonts w:hint="eastAsia"/>
          <w:noProof/>
          <w:lang w:eastAsia="en-US"/>
        </w:rPr>
        <w:drawing>
          <wp:inline distT="0" distB="0" distL="0" distR="0" wp14:anchorId="7D54FBE2" wp14:editId="40500E5A">
            <wp:extent cx="5943600" cy="4433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33570"/>
                    </a:xfrm>
                    <a:prstGeom prst="rect">
                      <a:avLst/>
                    </a:prstGeom>
                  </pic:spPr>
                </pic:pic>
              </a:graphicData>
            </a:graphic>
          </wp:inline>
        </w:drawing>
      </w:r>
    </w:p>
    <w:p w14:paraId="51FE2A98" w14:textId="77777777" w:rsidR="003D3D02" w:rsidRDefault="00572E72" w:rsidP="00572E72">
      <w:pPr>
        <w:pStyle w:val="Caption"/>
        <w:rPr>
          <w:lang w:eastAsia="zh-CN"/>
        </w:rPr>
      </w:pPr>
      <w:bookmarkStart w:id="14" w:name="_Toc476510860"/>
      <w:r>
        <w:t xml:space="preserve">Figure </w:t>
      </w:r>
      <w:fldSimple w:instr=" SEQ Figure \* ARABIC ">
        <w:r>
          <w:rPr>
            <w:noProof/>
          </w:rPr>
          <w:t>5</w:t>
        </w:r>
        <w:bookmarkEnd w:id="14"/>
      </w:fldSimple>
    </w:p>
    <w:p w14:paraId="1EB4EC47" w14:textId="77777777" w:rsidR="003D3D02" w:rsidRDefault="003D3D02" w:rsidP="003D3D02">
      <w:pPr>
        <w:rPr>
          <w:lang w:eastAsia="zh-CN"/>
        </w:rPr>
      </w:pPr>
    </w:p>
    <w:p w14:paraId="1DD91837" w14:textId="77777777" w:rsidR="00C454C7" w:rsidRDefault="003D3D02" w:rsidP="00C454C7">
      <w:pPr>
        <w:keepNext/>
      </w:pPr>
      <w:r>
        <w:rPr>
          <w:noProof/>
          <w:lang w:eastAsia="en-US"/>
        </w:rPr>
        <w:lastRenderedPageBreak/>
        <w:drawing>
          <wp:inline distT="0" distB="0" distL="0" distR="0" wp14:anchorId="5A437945" wp14:editId="69903F74">
            <wp:extent cx="4394835" cy="353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8106" cy="3536810"/>
                    </a:xfrm>
                    <a:prstGeom prst="rect">
                      <a:avLst/>
                    </a:prstGeom>
                  </pic:spPr>
                </pic:pic>
              </a:graphicData>
            </a:graphic>
          </wp:inline>
        </w:drawing>
      </w:r>
    </w:p>
    <w:p w14:paraId="2C82C734" w14:textId="77777777" w:rsidR="003D3D02" w:rsidRDefault="00C454C7" w:rsidP="00C454C7">
      <w:pPr>
        <w:pStyle w:val="Caption"/>
        <w:rPr>
          <w:lang w:eastAsia="zh-CN"/>
        </w:rPr>
      </w:pPr>
      <w:bookmarkStart w:id="15" w:name="_Toc476510575"/>
      <w:bookmarkStart w:id="16" w:name="_Toc476510861"/>
      <w:r>
        <w:t xml:space="preserve">Figure </w:t>
      </w:r>
      <w:fldSimple w:instr=" SEQ Figure \* ARABIC ">
        <w:r w:rsidR="00572E72">
          <w:rPr>
            <w:noProof/>
          </w:rPr>
          <w:t>6</w:t>
        </w:r>
        <w:bookmarkEnd w:id="15"/>
        <w:bookmarkEnd w:id="16"/>
      </w:fldSimple>
    </w:p>
    <w:p w14:paraId="3020EBD6" w14:textId="77777777" w:rsidR="00C454C7" w:rsidRDefault="003D3D02" w:rsidP="00C454C7">
      <w:pPr>
        <w:keepNext/>
      </w:pPr>
      <w:r>
        <w:rPr>
          <w:noProof/>
          <w:lang w:eastAsia="en-US"/>
        </w:rPr>
        <w:drawing>
          <wp:inline distT="0" distB="0" distL="0" distR="0" wp14:anchorId="5DDF3ADA" wp14:editId="57E1A4BF">
            <wp:extent cx="3982931" cy="320294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6323" cy="3205668"/>
                    </a:xfrm>
                    <a:prstGeom prst="rect">
                      <a:avLst/>
                    </a:prstGeom>
                  </pic:spPr>
                </pic:pic>
              </a:graphicData>
            </a:graphic>
          </wp:inline>
        </w:drawing>
      </w:r>
    </w:p>
    <w:p w14:paraId="7A043154" w14:textId="77777777" w:rsidR="00C454C7" w:rsidRDefault="00C454C7" w:rsidP="00C454C7">
      <w:pPr>
        <w:pStyle w:val="Caption"/>
      </w:pPr>
      <w:bookmarkStart w:id="17" w:name="_Toc476510576"/>
      <w:bookmarkStart w:id="18" w:name="_Toc476510862"/>
      <w:r>
        <w:t xml:space="preserve">Figure </w:t>
      </w:r>
      <w:fldSimple w:instr=" SEQ Figure \* ARABIC ">
        <w:r w:rsidR="00572E72">
          <w:rPr>
            <w:noProof/>
          </w:rPr>
          <w:t>7</w:t>
        </w:r>
        <w:bookmarkEnd w:id="17"/>
        <w:bookmarkEnd w:id="18"/>
      </w:fldSimple>
    </w:p>
    <w:p w14:paraId="0DE55363" w14:textId="77777777" w:rsidR="003D3D02" w:rsidRDefault="003D3D02" w:rsidP="003D3D02">
      <w:pPr>
        <w:rPr>
          <w:lang w:eastAsia="zh-CN"/>
        </w:rPr>
      </w:pPr>
      <w:r>
        <w:rPr>
          <w:rStyle w:val="EndnoteReference"/>
          <w:lang w:eastAsia="zh-CN"/>
        </w:rPr>
        <w:lastRenderedPageBreak/>
        <w:endnoteReference w:id="3"/>
      </w:r>
    </w:p>
    <w:p w14:paraId="31BCB7C9" w14:textId="77777777" w:rsidR="003D3D02" w:rsidRDefault="003D3D02" w:rsidP="003D3D02">
      <w:pPr>
        <w:rPr>
          <w:lang w:eastAsia="zh-CN"/>
        </w:rPr>
      </w:pPr>
    </w:p>
    <w:p w14:paraId="2FE3640D" w14:textId="77777777" w:rsidR="003D3D02" w:rsidRDefault="003D3D02" w:rsidP="003D3D02">
      <w:pPr>
        <w:rPr>
          <w:lang w:eastAsia="zh-CN"/>
        </w:rPr>
      </w:pPr>
    </w:p>
    <w:p w14:paraId="41820BE2" w14:textId="77777777" w:rsidR="00C454C7" w:rsidRDefault="003D3D02" w:rsidP="00C454C7">
      <w:pPr>
        <w:keepNext/>
      </w:pPr>
      <w:r>
        <w:rPr>
          <w:noProof/>
          <w:lang w:eastAsia="en-US"/>
        </w:rPr>
        <w:drawing>
          <wp:inline distT="0" distB="0" distL="0" distR="0" wp14:anchorId="067A0E47" wp14:editId="138279EF">
            <wp:extent cx="4804594" cy="35839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8012" cy="3586490"/>
                    </a:xfrm>
                    <a:prstGeom prst="rect">
                      <a:avLst/>
                    </a:prstGeom>
                  </pic:spPr>
                </pic:pic>
              </a:graphicData>
            </a:graphic>
          </wp:inline>
        </w:drawing>
      </w:r>
    </w:p>
    <w:p w14:paraId="350EA9AE" w14:textId="77777777" w:rsidR="003D3D02" w:rsidRPr="00E57492" w:rsidRDefault="00C454C7" w:rsidP="00C454C7">
      <w:pPr>
        <w:pStyle w:val="Caption"/>
        <w:rPr>
          <w:lang w:eastAsia="zh-CN"/>
        </w:rPr>
      </w:pPr>
      <w:bookmarkStart w:id="19" w:name="_Toc476510577"/>
      <w:bookmarkStart w:id="20" w:name="_Toc476510863"/>
      <w:r>
        <w:t xml:space="preserve">Figure </w:t>
      </w:r>
      <w:fldSimple w:instr=" SEQ Figure \* ARABIC ">
        <w:r w:rsidR="00572E72">
          <w:rPr>
            <w:noProof/>
          </w:rPr>
          <w:t>8</w:t>
        </w:r>
        <w:bookmarkEnd w:id="19"/>
        <w:bookmarkEnd w:id="20"/>
      </w:fldSimple>
    </w:p>
    <w:p w14:paraId="0E90441E" w14:textId="77777777" w:rsidR="00D57771" w:rsidRDefault="00D57771" w:rsidP="00AD7C34">
      <w:pPr>
        <w:rPr>
          <w:lang w:eastAsia="zh-CN"/>
        </w:rPr>
      </w:pPr>
    </w:p>
    <w:p w14:paraId="4F91E673" w14:textId="77777777" w:rsidR="00D57771" w:rsidRDefault="00D57771" w:rsidP="00AD7C34">
      <w:pPr>
        <w:rPr>
          <w:lang w:eastAsia="zh-CN"/>
        </w:rPr>
      </w:pPr>
    </w:p>
    <w:p w14:paraId="2B42A26B" w14:textId="77777777" w:rsidR="00D57771" w:rsidRDefault="00D57771" w:rsidP="00AD7C34">
      <w:pPr>
        <w:rPr>
          <w:lang w:eastAsia="zh-CN"/>
        </w:rPr>
      </w:pPr>
    </w:p>
    <w:p w14:paraId="365DB824" w14:textId="77777777" w:rsidR="00D57771" w:rsidRDefault="00D57771" w:rsidP="00AD7C34">
      <w:pPr>
        <w:rPr>
          <w:lang w:eastAsia="zh-CN"/>
        </w:rPr>
      </w:pPr>
    </w:p>
    <w:p w14:paraId="446E0BAE" w14:textId="77777777" w:rsidR="00D57771" w:rsidRDefault="00D57771" w:rsidP="00AD7C34">
      <w:pPr>
        <w:rPr>
          <w:lang w:eastAsia="zh-CN"/>
        </w:rPr>
      </w:pPr>
    </w:p>
    <w:p w14:paraId="4CC2DA71" w14:textId="77777777" w:rsidR="00D57771" w:rsidRDefault="00D57771" w:rsidP="00AD7C34">
      <w:pPr>
        <w:rPr>
          <w:lang w:eastAsia="zh-CN"/>
        </w:rPr>
      </w:pPr>
    </w:p>
    <w:p w14:paraId="6A42FEC9" w14:textId="77777777" w:rsidR="00D57771" w:rsidRDefault="00D57771" w:rsidP="00AD7C34">
      <w:pPr>
        <w:rPr>
          <w:lang w:eastAsia="zh-CN"/>
        </w:rPr>
      </w:pPr>
    </w:p>
    <w:p w14:paraId="273547C7" w14:textId="77777777" w:rsidR="00D57771" w:rsidRDefault="00D57771" w:rsidP="00AD7C34">
      <w:pPr>
        <w:rPr>
          <w:lang w:eastAsia="zh-CN"/>
        </w:rPr>
      </w:pPr>
    </w:p>
    <w:p w14:paraId="420F6034" w14:textId="77777777" w:rsidR="00D57771" w:rsidRPr="00177905" w:rsidRDefault="00D57771" w:rsidP="00D57771">
      <w:pPr>
        <w:rPr>
          <w:b/>
          <w:sz w:val="32"/>
          <w:lang w:eastAsia="zh-CN"/>
        </w:rPr>
      </w:pPr>
      <w:r w:rsidRPr="00177905">
        <w:rPr>
          <w:b/>
          <w:sz w:val="32"/>
          <w:lang w:eastAsia="zh-CN"/>
        </w:rPr>
        <w:t>Financial section</w:t>
      </w:r>
    </w:p>
    <w:p w14:paraId="62EA8C98" w14:textId="77777777" w:rsidR="00572D4A" w:rsidRPr="00177905" w:rsidRDefault="00572D4A" w:rsidP="00177905">
      <w:pPr>
        <w:pStyle w:val="ListParagraph"/>
        <w:numPr>
          <w:ilvl w:val="0"/>
          <w:numId w:val="13"/>
        </w:numPr>
        <w:rPr>
          <w:b/>
          <w:lang w:eastAsia="zh-CN"/>
        </w:rPr>
      </w:pPr>
      <w:r w:rsidRPr="00177905">
        <w:rPr>
          <w:b/>
          <w:lang w:eastAsia="zh-CN"/>
        </w:rPr>
        <w:t>Introduction to Financials</w:t>
      </w:r>
    </w:p>
    <w:p w14:paraId="5B209E06" w14:textId="77777777" w:rsidR="00177905" w:rsidRPr="00177905" w:rsidRDefault="00177905" w:rsidP="00572D4A">
      <w:pPr>
        <w:rPr>
          <w:b/>
          <w:lang w:eastAsia="zh-CN"/>
        </w:rPr>
      </w:pPr>
      <w:r>
        <w:rPr>
          <w:b/>
          <w:lang w:eastAsia="zh-CN"/>
        </w:rPr>
        <w:t>The financials of pet store has a lot of complicated elements. People need to think about both its cost and its deposits.</w:t>
      </w:r>
    </w:p>
    <w:p w14:paraId="0D5B4139" w14:textId="77777777" w:rsidR="00572D4A" w:rsidRDefault="00572D4A" w:rsidP="00572D4A">
      <w:pPr>
        <w:rPr>
          <w:lang w:eastAsia="zh-CN"/>
        </w:rPr>
      </w:pPr>
    </w:p>
    <w:p w14:paraId="00E1D08C" w14:textId="77777777" w:rsidR="00572D4A" w:rsidRPr="00177905" w:rsidRDefault="00572D4A" w:rsidP="00177905">
      <w:pPr>
        <w:pStyle w:val="ListParagraph"/>
        <w:numPr>
          <w:ilvl w:val="0"/>
          <w:numId w:val="13"/>
        </w:numPr>
        <w:rPr>
          <w:b/>
          <w:lang w:eastAsia="zh-CN"/>
        </w:rPr>
      </w:pPr>
      <w:r w:rsidRPr="00177905">
        <w:rPr>
          <w:b/>
          <w:lang w:eastAsia="zh-CN"/>
        </w:rPr>
        <w:t>Budget intro with link to latest Budget Template and Price Trends workbooks</w:t>
      </w:r>
    </w:p>
    <w:p w14:paraId="720A3E1C" w14:textId="77777777" w:rsidR="00177905" w:rsidRDefault="00177905" w:rsidP="00572D4A">
      <w:pPr>
        <w:rPr>
          <w:b/>
          <w:lang w:eastAsia="zh-CN"/>
        </w:rPr>
      </w:pPr>
      <w:r>
        <w:rPr>
          <w:b/>
          <w:lang w:eastAsia="zh-CN"/>
        </w:rPr>
        <w:t xml:space="preserve">The budget shows the balance of the costs (food, </w:t>
      </w:r>
      <w:proofErr w:type="spellStart"/>
      <w:r>
        <w:rPr>
          <w:b/>
          <w:lang w:eastAsia="zh-CN"/>
        </w:rPr>
        <w:t>equipments</w:t>
      </w:r>
      <w:proofErr w:type="spellEnd"/>
      <w:r>
        <w:rPr>
          <w:b/>
          <w:lang w:eastAsia="zh-CN"/>
        </w:rPr>
        <w:t>, medical fee and so on) and the deposit.</w:t>
      </w:r>
    </w:p>
    <w:p w14:paraId="0DFD9B4E" w14:textId="652EB6A8" w:rsidR="00177905" w:rsidRPr="003C755E" w:rsidRDefault="003C755E" w:rsidP="00572D4A">
      <w:pPr>
        <w:rPr>
          <w:rStyle w:val="Hyperlink"/>
          <w:b/>
          <w:lang w:eastAsia="zh-CN"/>
        </w:rPr>
      </w:pPr>
      <w:r>
        <w:rPr>
          <w:b/>
          <w:lang w:eastAsia="zh-CN"/>
        </w:rPr>
        <w:fldChar w:fldCharType="begin"/>
      </w:r>
      <w:ins w:id="21" w:author="cs101005_66" w:date="2017-03-06T14:01:00Z">
        <w:r w:rsidR="00F771D5">
          <w:rPr>
            <w:b/>
            <w:lang w:eastAsia="zh-CN"/>
          </w:rPr>
          <w:instrText>HYPERLINK "\\\\NEVE\\cs101005_66$\\lab12.xlsx"</w:instrText>
        </w:r>
      </w:ins>
      <w:del w:id="22" w:author="cs101005_66" w:date="2017-03-06T14:01:00Z">
        <w:r w:rsidDel="00F771D5">
          <w:rPr>
            <w:b/>
            <w:lang w:eastAsia="zh-CN"/>
          </w:rPr>
          <w:delInstrText xml:space="preserve"> HYPERLINK "lab12.xlsx" </w:delInstrText>
        </w:r>
      </w:del>
      <w:ins w:id="23" w:author="cs101005_66" w:date="2017-03-06T14:01:00Z">
        <w:r w:rsidR="00F771D5">
          <w:rPr>
            <w:b/>
            <w:lang w:eastAsia="zh-CN"/>
          </w:rPr>
        </w:r>
      </w:ins>
      <w:r>
        <w:rPr>
          <w:b/>
          <w:lang w:eastAsia="zh-CN"/>
        </w:rPr>
        <w:fldChar w:fldCharType="separate"/>
      </w:r>
      <w:proofErr w:type="gramStart"/>
      <w:r w:rsidR="00177905" w:rsidRPr="00C06CAF">
        <w:rPr>
          <w:rStyle w:val="Hyperlink"/>
          <w:b/>
          <w:lang w:eastAsia="zh-CN"/>
        </w:rPr>
        <w:t>bud</w:t>
      </w:r>
      <w:r w:rsidR="00177905" w:rsidRPr="00C06CAF">
        <w:rPr>
          <w:rStyle w:val="Hyperlink"/>
          <w:b/>
          <w:lang w:eastAsia="zh-CN"/>
        </w:rPr>
        <w:t>g</w:t>
      </w:r>
      <w:r w:rsidR="00177905" w:rsidRPr="00C06CAF">
        <w:rPr>
          <w:rStyle w:val="Hyperlink"/>
          <w:b/>
          <w:lang w:eastAsia="zh-CN"/>
        </w:rPr>
        <w:t>e</w:t>
      </w:r>
      <w:r w:rsidR="00177905" w:rsidRPr="00C06CAF">
        <w:rPr>
          <w:rStyle w:val="Hyperlink"/>
          <w:b/>
          <w:lang w:eastAsia="zh-CN"/>
        </w:rPr>
        <w:t>t</w:t>
      </w:r>
      <w:proofErr w:type="gramEnd"/>
    </w:p>
    <w:p w14:paraId="553BCA57" w14:textId="607DD7E9" w:rsidR="00177905" w:rsidRPr="003C755E" w:rsidRDefault="003C755E" w:rsidP="00572D4A">
      <w:pPr>
        <w:rPr>
          <w:rStyle w:val="Hyperlink"/>
          <w:b/>
          <w:lang w:eastAsia="zh-CN"/>
        </w:rPr>
      </w:pPr>
      <w:r>
        <w:rPr>
          <w:b/>
          <w:lang w:eastAsia="zh-CN"/>
        </w:rPr>
        <w:fldChar w:fldCharType="end"/>
      </w:r>
      <w:r>
        <w:rPr>
          <w:b/>
          <w:lang w:eastAsia="zh-CN"/>
        </w:rPr>
        <w:fldChar w:fldCharType="begin"/>
      </w:r>
      <w:ins w:id="24" w:author="cs101005_66" w:date="2017-03-06T14:01:00Z">
        <w:r w:rsidR="00F771D5">
          <w:rPr>
            <w:b/>
            <w:lang w:eastAsia="zh-CN"/>
          </w:rPr>
          <w:instrText>HYPERLINK "\\\\NEVE\\cs101005_66$\\Lab15.xlsx"</w:instrText>
        </w:r>
      </w:ins>
      <w:del w:id="25" w:author="cs101005_66" w:date="2017-03-06T14:01:00Z">
        <w:r w:rsidDel="00F771D5">
          <w:rPr>
            <w:b/>
            <w:lang w:eastAsia="zh-CN"/>
          </w:rPr>
          <w:delInstrText xml:space="preserve"> HYPERLINK "Lab15.xlsx" </w:delInstrText>
        </w:r>
      </w:del>
      <w:ins w:id="26" w:author="cs101005_66" w:date="2017-03-06T14:01:00Z">
        <w:r w:rsidR="00F771D5">
          <w:rPr>
            <w:b/>
            <w:lang w:eastAsia="zh-CN"/>
          </w:rPr>
        </w:r>
      </w:ins>
      <w:r>
        <w:rPr>
          <w:b/>
          <w:lang w:eastAsia="zh-CN"/>
        </w:rPr>
        <w:fldChar w:fldCharType="separate"/>
      </w:r>
      <w:r w:rsidR="00177905" w:rsidRPr="00C06CAF">
        <w:rPr>
          <w:rStyle w:val="Hyperlink"/>
          <w:b/>
          <w:lang w:eastAsia="zh-CN"/>
        </w:rPr>
        <w:t>Price Trends Wor</w:t>
      </w:r>
      <w:r w:rsidR="00177905" w:rsidRPr="00C06CAF">
        <w:rPr>
          <w:rStyle w:val="Hyperlink"/>
          <w:b/>
          <w:lang w:eastAsia="zh-CN"/>
        </w:rPr>
        <w:t>k</w:t>
      </w:r>
      <w:r w:rsidR="00177905" w:rsidRPr="00C06CAF">
        <w:rPr>
          <w:rStyle w:val="Hyperlink"/>
          <w:b/>
          <w:lang w:eastAsia="zh-CN"/>
        </w:rPr>
        <w:t>b</w:t>
      </w:r>
      <w:r w:rsidR="00177905" w:rsidRPr="00C06CAF">
        <w:rPr>
          <w:rStyle w:val="Hyperlink"/>
          <w:b/>
          <w:lang w:eastAsia="zh-CN"/>
        </w:rPr>
        <w:t>o</w:t>
      </w:r>
      <w:r w:rsidR="00177905" w:rsidRPr="00C06CAF">
        <w:rPr>
          <w:rStyle w:val="Hyperlink"/>
          <w:b/>
          <w:lang w:eastAsia="zh-CN"/>
        </w:rPr>
        <w:t>oks</w:t>
      </w:r>
    </w:p>
    <w:p w14:paraId="71CE3EA0" w14:textId="3DD14EC3" w:rsidR="00177905" w:rsidRPr="00177905" w:rsidRDefault="003C755E" w:rsidP="00572D4A">
      <w:pPr>
        <w:rPr>
          <w:b/>
          <w:lang w:eastAsia="zh-CN"/>
        </w:rPr>
      </w:pPr>
      <w:r>
        <w:rPr>
          <w:b/>
          <w:lang w:eastAsia="zh-CN"/>
        </w:rPr>
        <w:fldChar w:fldCharType="end"/>
      </w:r>
    </w:p>
    <w:p w14:paraId="104563DC" w14:textId="3189F821" w:rsidR="00572D4A" w:rsidRDefault="00C06CAF" w:rsidP="00177905">
      <w:pPr>
        <w:pStyle w:val="ListParagraph"/>
        <w:numPr>
          <w:ilvl w:val="0"/>
          <w:numId w:val="13"/>
        </w:numPr>
        <w:rPr>
          <w:b/>
          <w:lang w:eastAsia="zh-CN"/>
        </w:rPr>
      </w:pPr>
      <w:r>
        <w:rPr>
          <w:b/>
          <w:lang w:eastAsia="zh-CN"/>
        </w:rPr>
        <w:fldChar w:fldCharType="begin"/>
      </w:r>
      <w:ins w:id="27" w:author="cs101005_66" w:date="2017-03-06T14:01:00Z">
        <w:r w:rsidR="00F771D5">
          <w:rPr>
            <w:b/>
            <w:lang w:eastAsia="zh-CN"/>
          </w:rPr>
          <w:instrText>HYPERLINK "\\\\NEVE\\cs101005_66$\\15.accdb"</w:instrText>
        </w:r>
      </w:ins>
      <w:del w:id="28" w:author="cs101005_66" w:date="2017-03-06T14:01:00Z">
        <w:r w:rsidDel="00F771D5">
          <w:rPr>
            <w:b/>
            <w:lang w:eastAsia="zh-CN"/>
          </w:rPr>
          <w:delInstrText xml:space="preserve"> HYPERLINK "15.accdb" </w:delInstrText>
        </w:r>
      </w:del>
      <w:ins w:id="29" w:author="cs101005_66" w:date="2017-03-06T14:01:00Z">
        <w:r w:rsidR="00F771D5">
          <w:rPr>
            <w:b/>
            <w:lang w:eastAsia="zh-CN"/>
          </w:rPr>
        </w:r>
      </w:ins>
      <w:r>
        <w:rPr>
          <w:b/>
          <w:lang w:eastAsia="zh-CN"/>
        </w:rPr>
        <w:fldChar w:fldCharType="separate"/>
      </w:r>
      <w:r w:rsidR="00572D4A" w:rsidRPr="00C06CAF">
        <w:rPr>
          <w:rStyle w:val="Hyperlink"/>
          <w:b/>
          <w:lang w:eastAsia="zh-CN"/>
        </w:rPr>
        <w:t>Price Comparison Da</w:t>
      </w:r>
      <w:r w:rsidR="00572D4A" w:rsidRPr="00C06CAF">
        <w:rPr>
          <w:rStyle w:val="Hyperlink"/>
          <w:b/>
          <w:lang w:eastAsia="zh-CN"/>
        </w:rPr>
        <w:t>t</w:t>
      </w:r>
      <w:r w:rsidR="00572D4A" w:rsidRPr="00C06CAF">
        <w:rPr>
          <w:rStyle w:val="Hyperlink"/>
          <w:b/>
          <w:lang w:eastAsia="zh-CN"/>
        </w:rPr>
        <w:t>a</w:t>
      </w:r>
      <w:r w:rsidR="00572D4A" w:rsidRPr="00C06CAF">
        <w:rPr>
          <w:rStyle w:val="Hyperlink"/>
          <w:b/>
          <w:lang w:eastAsia="zh-CN"/>
        </w:rPr>
        <w:t>b</w:t>
      </w:r>
      <w:r w:rsidR="00572D4A" w:rsidRPr="00C06CAF">
        <w:rPr>
          <w:rStyle w:val="Hyperlink"/>
          <w:b/>
          <w:lang w:eastAsia="zh-CN"/>
        </w:rPr>
        <w:t>ase</w:t>
      </w:r>
      <w:r>
        <w:rPr>
          <w:b/>
          <w:lang w:eastAsia="zh-CN"/>
        </w:rPr>
        <w:fldChar w:fldCharType="end"/>
      </w:r>
      <w:r w:rsidR="00572D4A" w:rsidRPr="00177905">
        <w:rPr>
          <w:b/>
          <w:lang w:eastAsia="zh-CN"/>
        </w:rPr>
        <w:t xml:space="preserve"> </w:t>
      </w:r>
    </w:p>
    <w:p w14:paraId="51149968" w14:textId="77777777" w:rsidR="00177905" w:rsidRPr="00177905" w:rsidRDefault="00177905" w:rsidP="00177905">
      <w:pPr>
        <w:pStyle w:val="ListParagraph"/>
        <w:rPr>
          <w:b/>
          <w:lang w:eastAsia="zh-CN"/>
        </w:rPr>
      </w:pPr>
    </w:p>
    <w:p w14:paraId="1E4E043F" w14:textId="77777777" w:rsidR="00D57771" w:rsidRPr="00177905" w:rsidRDefault="00572D4A" w:rsidP="00177905">
      <w:pPr>
        <w:pStyle w:val="ListParagraph"/>
        <w:numPr>
          <w:ilvl w:val="0"/>
          <w:numId w:val="13"/>
        </w:numPr>
        <w:rPr>
          <w:b/>
          <w:lang w:eastAsia="zh-CN"/>
        </w:rPr>
      </w:pPr>
      <w:r w:rsidRPr="00177905">
        <w:rPr>
          <w:b/>
          <w:lang w:eastAsia="zh-CN"/>
        </w:rPr>
        <w:t>Summary of Financials</w:t>
      </w:r>
    </w:p>
    <w:p w14:paraId="3205BA15" w14:textId="77777777" w:rsidR="00D57771" w:rsidRDefault="00177905" w:rsidP="00D57771">
      <w:pPr>
        <w:rPr>
          <w:lang w:eastAsia="zh-CN"/>
        </w:rPr>
      </w:pPr>
      <w:r>
        <w:rPr>
          <w:lang w:eastAsia="zh-CN"/>
        </w:rPr>
        <w:t>It shows that the new pet store idea is an idea which can be successful and meaningful.</w:t>
      </w:r>
    </w:p>
    <w:p w14:paraId="20C07F43" w14:textId="77777777" w:rsidR="00D57771" w:rsidRDefault="00D57771" w:rsidP="00D57771">
      <w:pPr>
        <w:rPr>
          <w:lang w:eastAsia="zh-CN"/>
        </w:rPr>
      </w:pPr>
    </w:p>
    <w:p w14:paraId="13DEF9B2" w14:textId="77777777" w:rsidR="00D57771" w:rsidRDefault="00D57771" w:rsidP="00D57771">
      <w:pPr>
        <w:rPr>
          <w:lang w:eastAsia="zh-CN"/>
        </w:rPr>
      </w:pPr>
    </w:p>
    <w:p w14:paraId="6C1DD8A9" w14:textId="77777777" w:rsidR="00D57771" w:rsidRDefault="00D57771" w:rsidP="00D57771">
      <w:pPr>
        <w:rPr>
          <w:lang w:eastAsia="zh-CN"/>
        </w:rPr>
      </w:pPr>
    </w:p>
    <w:p w14:paraId="500DB1AC" w14:textId="77777777" w:rsidR="00D57771" w:rsidRPr="00D92EC7" w:rsidRDefault="00D92EC7" w:rsidP="00D57771">
      <w:pPr>
        <w:rPr>
          <w:b/>
          <w:lang w:eastAsia="zh-CN"/>
        </w:rPr>
      </w:pPr>
      <w:r w:rsidRPr="00D92EC7">
        <w:rPr>
          <w:b/>
          <w:lang w:eastAsia="zh-CN"/>
        </w:rPr>
        <w:t>Appendix</w:t>
      </w:r>
    </w:p>
    <w:p w14:paraId="3865EB14" w14:textId="77777777" w:rsidR="00D92EC7" w:rsidRDefault="00D92EC7" w:rsidP="00D57771">
      <w:pPr>
        <w:rPr>
          <w:lang w:eastAsia="zh-CN"/>
        </w:rPr>
      </w:pPr>
      <w:r>
        <w:rPr>
          <w:lang w:eastAsia="zh-CN"/>
        </w:rPr>
        <w:t>Resume</w:t>
      </w:r>
    </w:p>
    <w:p w14:paraId="38F81EB4" w14:textId="77777777" w:rsidR="00D57771" w:rsidRDefault="00D57771" w:rsidP="00D57771">
      <w:pPr>
        <w:rPr>
          <w:lang w:eastAsia="zh-CN"/>
        </w:rPr>
      </w:pPr>
    </w:p>
    <w:p w14:paraId="21BEC153" w14:textId="77777777" w:rsidR="00D57771" w:rsidRDefault="00D57771" w:rsidP="00D57771">
      <w:pPr>
        <w:rPr>
          <w:lang w:eastAsia="zh-CN"/>
        </w:rPr>
      </w:pPr>
    </w:p>
    <w:p w14:paraId="2E0B5024" w14:textId="77777777" w:rsidR="00177905" w:rsidRDefault="00177905" w:rsidP="00177905">
      <w:pPr>
        <w:spacing w:after="0" w:line="240" w:lineRule="auto"/>
        <w:rPr>
          <w:rFonts w:ascii="Times New Roman" w:eastAsia="Times New Roman" w:hAnsi="Times New Roman" w:cs="Times New Roman"/>
          <w:color w:val="auto"/>
          <w:sz w:val="24"/>
          <w:szCs w:val="24"/>
          <w:lang w:eastAsia="zh-CN"/>
        </w:rPr>
      </w:pPr>
    </w:p>
    <w:tbl>
      <w:tblPr>
        <w:tblStyle w:val="TableGrid"/>
        <w:tblpPr w:leftFromText="180" w:rightFromText="180" w:vertAnchor="page" w:horzAnchor="page" w:tblpX="1810" w:tblpY="2885"/>
        <w:tblW w:w="0" w:type="auto"/>
        <w:tblLook w:val="04A0" w:firstRow="1" w:lastRow="0" w:firstColumn="1" w:lastColumn="0" w:noHBand="0" w:noVBand="1"/>
      </w:tblPr>
      <w:tblGrid>
        <w:gridCol w:w="8573"/>
      </w:tblGrid>
      <w:tr w:rsidR="002E36B6" w:rsidRPr="00226352" w14:paraId="536FC7A7" w14:textId="77777777" w:rsidTr="00C454C7">
        <w:trPr>
          <w:trHeight w:val="326"/>
        </w:trPr>
        <w:tc>
          <w:tcPr>
            <w:tcW w:w="9350" w:type="dxa"/>
          </w:tcPr>
          <w:p w14:paraId="030E3765" w14:textId="77777777" w:rsidR="002E36B6" w:rsidRPr="00AF1936" w:rsidRDefault="002E36B6" w:rsidP="00C454C7">
            <w:pPr>
              <w:spacing w:line="360" w:lineRule="auto"/>
              <w:ind w:leftChars="-1" w:left="-3"/>
              <w:rPr>
                <w:rFonts w:ascii="Century Gothic" w:hAnsi="Century Gothic"/>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Gothic" w:hAnsi="Century Gothic"/>
                <w:bCs/>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Pr="00AF1936">
              <w:rPr>
                <w:rFonts w:ascii="Century Gothic" w:hAnsi="Century Gothic"/>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YIWEI WU</w:t>
            </w:r>
          </w:p>
        </w:tc>
      </w:tr>
      <w:tr w:rsidR="002E36B6" w:rsidRPr="00226352" w14:paraId="17331587" w14:textId="77777777" w:rsidTr="00C454C7">
        <w:tc>
          <w:tcPr>
            <w:tcW w:w="9350" w:type="dxa"/>
          </w:tcPr>
          <w:p w14:paraId="024B20B9" w14:textId="77777777" w:rsidR="002E36B6" w:rsidRPr="00AF1936" w:rsidRDefault="002E36B6" w:rsidP="00C454C7">
            <w:pPr>
              <w:spacing w:line="360" w:lineRule="auto"/>
              <w:ind w:leftChars="-241" w:left="-627" w:firstLineChars="221" w:firstLine="530"/>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Qualification Summary: 3 years of experience on taking care of pets. Excellent for understanding customer’s requirement. </w:t>
            </w:r>
          </w:p>
        </w:tc>
      </w:tr>
      <w:tr w:rsidR="002E36B6" w:rsidRPr="00226352" w14:paraId="734C9B60" w14:textId="77777777" w:rsidTr="00C454C7">
        <w:tc>
          <w:tcPr>
            <w:tcW w:w="9350" w:type="dxa"/>
          </w:tcPr>
          <w:p w14:paraId="1DCD97FE" w14:textId="77777777" w:rsidR="002E36B6" w:rsidRPr="00AF1936" w:rsidRDefault="002E36B6" w:rsidP="00C454C7">
            <w:pPr>
              <w:spacing w:line="360" w:lineRule="auto"/>
              <w:rPr>
                <w:rFonts w:ascii="Century" w:hAnsi="Century"/>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Technical Skills: </w:t>
            </w:r>
            <w:r w:rsidRPr="00AF1936">
              <w:rPr>
                <w:rFonts w:ascii="Century" w:hAnsi="Century"/>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bilingual (Chinese and English), computer skills</w:t>
            </w:r>
          </w:p>
        </w:tc>
      </w:tr>
      <w:tr w:rsidR="002E36B6" w:rsidRPr="00226352" w14:paraId="4FB27A2B" w14:textId="77777777" w:rsidTr="00C454C7">
        <w:tc>
          <w:tcPr>
            <w:tcW w:w="9350" w:type="dxa"/>
          </w:tcPr>
          <w:p w14:paraId="5CF1A33D" w14:textId="77777777" w:rsidR="002E36B6" w:rsidRPr="00AF1936" w:rsidRDefault="002E36B6" w:rsidP="00C454C7">
            <w:pPr>
              <w:spacing w:line="360" w:lineRule="auto"/>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Experience: </w:t>
            </w:r>
          </w:p>
          <w:p w14:paraId="3D10549F" w14:textId="77777777" w:rsidR="002E36B6" w:rsidRPr="00AF1936" w:rsidRDefault="002E36B6" w:rsidP="002E36B6">
            <w:pPr>
              <w:pStyle w:val="ListParagraph"/>
              <w:numPr>
                <w:ilvl w:val="0"/>
                <w:numId w:val="14"/>
              </w:numPr>
              <w:spacing w:line="360" w:lineRule="auto"/>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hint="eastAsia"/>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Having </w:t>
            </w:r>
            <w:r w:rsidRPr="00AF1936">
              <w:rPr>
                <w:rFonts w:ascii="Century" w:hAnsi="Century"/>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dogs at home (completely taking care of them by myself)</w:t>
            </w:r>
          </w:p>
          <w:p w14:paraId="368B1C19" w14:textId="77777777" w:rsidR="002E36B6" w:rsidRPr="00AF1936" w:rsidRDefault="002E36B6" w:rsidP="002E36B6">
            <w:pPr>
              <w:pStyle w:val="ListParagraph"/>
              <w:numPr>
                <w:ilvl w:val="0"/>
                <w:numId w:val="14"/>
              </w:numPr>
              <w:spacing w:line="360" w:lineRule="auto"/>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pet-related charity activities</w:t>
            </w:r>
          </w:p>
          <w:p w14:paraId="11C1B7BD" w14:textId="77777777" w:rsidR="002E36B6" w:rsidRPr="00AF1936" w:rsidRDefault="002E36B6" w:rsidP="002E36B6">
            <w:pPr>
              <w:pStyle w:val="ListParagraph"/>
              <w:numPr>
                <w:ilvl w:val="0"/>
                <w:numId w:val="14"/>
              </w:numPr>
              <w:spacing w:line="360" w:lineRule="auto"/>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some translation work</w:t>
            </w:r>
          </w:p>
        </w:tc>
      </w:tr>
      <w:tr w:rsidR="002E36B6" w:rsidRPr="00226352" w14:paraId="2ADB5086" w14:textId="77777777" w:rsidTr="00C454C7">
        <w:trPr>
          <w:trHeight w:val="115"/>
        </w:trPr>
        <w:tc>
          <w:tcPr>
            <w:tcW w:w="9350" w:type="dxa"/>
          </w:tcPr>
          <w:p w14:paraId="0D05996B" w14:textId="77777777" w:rsidR="002E36B6" w:rsidRPr="00AF1936" w:rsidRDefault="002E36B6" w:rsidP="00C454C7">
            <w:pPr>
              <w:spacing w:line="360" w:lineRule="auto"/>
              <w:rPr>
                <w:rFonts w:ascii="Century" w:hAnsi="Century"/>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 undergraduate student</w:t>
            </w:r>
          </w:p>
        </w:tc>
      </w:tr>
      <w:tr w:rsidR="002E36B6" w:rsidRPr="00226352" w14:paraId="187693F5" w14:textId="77777777" w:rsidTr="00C454C7">
        <w:trPr>
          <w:trHeight w:val="311"/>
        </w:trPr>
        <w:tc>
          <w:tcPr>
            <w:tcW w:w="9350" w:type="dxa"/>
          </w:tcPr>
          <w:p w14:paraId="3AACF66D" w14:textId="77777777" w:rsidR="002E36B6" w:rsidRPr="00AF1936" w:rsidRDefault="002E36B6" w:rsidP="00C454C7">
            <w:pPr>
              <w:spacing w:line="360" w:lineRule="auto"/>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Dates:1/2017</w:t>
            </w:r>
          </w:p>
        </w:tc>
      </w:tr>
      <w:tr w:rsidR="002E36B6" w:rsidRPr="00226352" w14:paraId="613CC06D" w14:textId="77777777" w:rsidTr="00C454C7">
        <w:trPr>
          <w:trHeight w:val="716"/>
        </w:trPr>
        <w:tc>
          <w:tcPr>
            <w:tcW w:w="9350" w:type="dxa"/>
          </w:tcPr>
          <w:p w14:paraId="1816E81C" w14:textId="77777777" w:rsidR="002E36B6" w:rsidRPr="00AF1936" w:rsidRDefault="002E36B6" w:rsidP="00C454C7">
            <w:pPr>
              <w:spacing w:line="360" w:lineRule="auto"/>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information: phone: 5099646708</w:t>
            </w:r>
          </w:p>
          <w:p w14:paraId="41D3464D" w14:textId="77777777" w:rsidR="002E36B6" w:rsidRPr="00AF1936" w:rsidRDefault="002E36B6" w:rsidP="00C454C7">
            <w:pPr>
              <w:spacing w:line="360" w:lineRule="auto"/>
              <w:ind w:firstLine="2400"/>
              <w:rPr>
                <w:rFonts w:ascii="Century" w:hAnsi="Century"/>
                <w:color w:val="000000" w:themeColor="text1"/>
                <w:sz w:val="24"/>
                <w:szCs w:val="24"/>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1936">
              <w:rPr>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Email: </w:t>
            </w:r>
            <w:hyperlink r:id="rId21" w:history="1">
              <w:r w:rsidRPr="00AF1936">
                <w:rPr>
                  <w:rStyle w:val="Hyperlink"/>
                  <w:rFonts w:ascii="Century" w:hAnsi="Century"/>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928346586@qq.com</w:t>
              </w:r>
            </w:hyperlink>
          </w:p>
        </w:tc>
      </w:tr>
    </w:tbl>
    <w:p w14:paraId="72AF083C" w14:textId="77777777" w:rsidR="002E36B6" w:rsidRDefault="002E36B6" w:rsidP="002E36B6">
      <w:pPr>
        <w:jc w:val="center"/>
        <w:rPr>
          <w:b/>
          <w:color w:val="000000" w:themeColor="text1"/>
          <w:sz w:val="3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BE28E" w14:textId="77777777" w:rsidR="002E36B6" w:rsidRDefault="002E36B6" w:rsidP="002E36B6">
      <w:pPr>
        <w:jc w:val="center"/>
        <w:rPr>
          <w:b/>
          <w:color w:val="000000" w:themeColor="text1"/>
          <w:sz w:val="32"/>
          <w:lang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8F25B1" w14:textId="77777777" w:rsidR="002E36B6" w:rsidRDefault="002E36B6" w:rsidP="00177905">
      <w:pPr>
        <w:spacing w:after="0" w:line="240" w:lineRule="auto"/>
        <w:rPr>
          <w:rFonts w:ascii="Times New Roman" w:eastAsia="Times New Roman" w:hAnsi="Times New Roman" w:cs="Times New Roman"/>
          <w:color w:val="auto"/>
          <w:sz w:val="24"/>
          <w:szCs w:val="24"/>
          <w:lang w:eastAsia="zh-CN"/>
        </w:rPr>
      </w:pPr>
    </w:p>
    <w:p w14:paraId="1BA5FBC7" w14:textId="77777777" w:rsidR="00177905" w:rsidRDefault="00177905" w:rsidP="00177905">
      <w:pPr>
        <w:spacing w:after="0" w:line="240" w:lineRule="auto"/>
        <w:rPr>
          <w:rFonts w:ascii="Times New Roman" w:eastAsia="Times New Roman" w:hAnsi="Times New Roman" w:cs="Times New Roman"/>
          <w:color w:val="auto"/>
          <w:sz w:val="24"/>
          <w:szCs w:val="24"/>
          <w:lang w:eastAsia="zh-CN"/>
        </w:rPr>
      </w:pPr>
    </w:p>
    <w:p w14:paraId="49B8BA2A" w14:textId="77777777" w:rsidR="002E36B6" w:rsidRDefault="002E36B6" w:rsidP="00177905">
      <w:pPr>
        <w:spacing w:after="0" w:line="240" w:lineRule="auto"/>
        <w:rPr>
          <w:rFonts w:ascii="Times New Roman" w:eastAsia="Times New Roman" w:hAnsi="Times New Roman" w:cs="Times New Roman"/>
          <w:color w:val="auto"/>
          <w:sz w:val="24"/>
          <w:szCs w:val="24"/>
          <w:lang w:eastAsia="zh-CN"/>
        </w:rPr>
      </w:pPr>
    </w:p>
    <w:p w14:paraId="4ECAB1ED" w14:textId="77777777" w:rsidR="002E36B6" w:rsidRDefault="002E36B6" w:rsidP="00177905">
      <w:pPr>
        <w:spacing w:after="0" w:line="240" w:lineRule="auto"/>
        <w:rPr>
          <w:rFonts w:ascii="Times New Roman" w:eastAsia="Times New Roman" w:hAnsi="Times New Roman" w:cs="Times New Roman"/>
          <w:color w:val="auto"/>
          <w:sz w:val="24"/>
          <w:szCs w:val="24"/>
          <w:lang w:eastAsia="zh-CN"/>
        </w:rPr>
      </w:pPr>
    </w:p>
    <w:p w14:paraId="5118B4AD" w14:textId="77777777" w:rsidR="002E36B6" w:rsidRDefault="002E36B6" w:rsidP="00177905">
      <w:pPr>
        <w:spacing w:after="0" w:line="240" w:lineRule="auto"/>
        <w:rPr>
          <w:rFonts w:ascii="Times New Roman" w:eastAsia="Times New Roman" w:hAnsi="Times New Roman" w:cs="Times New Roman"/>
          <w:color w:val="auto"/>
          <w:sz w:val="24"/>
          <w:szCs w:val="24"/>
          <w:lang w:eastAsia="zh-CN"/>
        </w:rPr>
      </w:pPr>
    </w:p>
    <w:p w14:paraId="3BD83A0C" w14:textId="77777777" w:rsidR="002E36B6" w:rsidRDefault="002E36B6" w:rsidP="00177905">
      <w:pPr>
        <w:spacing w:after="0" w:line="240" w:lineRule="auto"/>
        <w:rPr>
          <w:rFonts w:ascii="Times New Roman" w:eastAsia="Times New Roman" w:hAnsi="Times New Roman" w:cs="Times New Roman"/>
          <w:color w:val="auto"/>
          <w:sz w:val="24"/>
          <w:szCs w:val="24"/>
          <w:lang w:eastAsia="zh-CN"/>
        </w:rPr>
      </w:pPr>
    </w:p>
    <w:p w14:paraId="7137B918" w14:textId="77777777" w:rsidR="00177905" w:rsidRPr="00484508" w:rsidRDefault="00177905" w:rsidP="00177905">
      <w:pPr>
        <w:spacing w:after="0" w:line="240" w:lineRule="auto"/>
        <w:rPr>
          <w:rFonts w:ascii="Times New Roman" w:eastAsia="Times New Roman" w:hAnsi="Times New Roman" w:cs="Times New Roman"/>
          <w:b/>
          <w:color w:val="auto"/>
          <w:sz w:val="32"/>
          <w:szCs w:val="24"/>
          <w:lang w:eastAsia="zh-CN"/>
        </w:rPr>
      </w:pPr>
      <w:r w:rsidRPr="00484508">
        <w:rPr>
          <w:rFonts w:ascii="Times New Roman" w:eastAsia="Times New Roman" w:hAnsi="Times New Roman" w:cs="Times New Roman"/>
          <w:b/>
          <w:color w:val="auto"/>
          <w:sz w:val="32"/>
          <w:szCs w:val="24"/>
          <w:lang w:eastAsia="zh-CN"/>
        </w:rPr>
        <w:t>Privacy and Ethics paper</w:t>
      </w:r>
    </w:p>
    <w:p w14:paraId="01C4CCA7" w14:textId="77777777" w:rsidR="00CD6660" w:rsidRDefault="00CD6660" w:rsidP="00CD6660"/>
    <w:p w14:paraId="75EBCAC0" w14:textId="77777777" w:rsidR="00CD6660" w:rsidRDefault="00CD6660" w:rsidP="00CD6660">
      <w:r>
        <w:t xml:space="preserve">        Recently, the status of Internet becomes more and more important. More and more people store their private information on the Internet. Then, the </w:t>
      </w:r>
      <w:r>
        <w:lastRenderedPageBreak/>
        <w:t>privacy and ethics problem appears.  “The Internet clearly is a very powerful research tool, and its benefits--such as the ability to reach large numbers of people, at very low cost--are alluring. But like all powerful tools, it can be destructive if it is not used properly, or if it falls into the wrong hands.” The government and suppliers also decide to create some new policy about the Internet.</w:t>
      </w:r>
      <w:r>
        <w:tab/>
      </w:r>
      <w:r>
        <w:tab/>
      </w:r>
      <w:r>
        <w:tab/>
      </w:r>
      <w:r>
        <w:tab/>
      </w:r>
      <w:r>
        <w:tab/>
      </w:r>
    </w:p>
    <w:p w14:paraId="71CE2EC5" w14:textId="77777777" w:rsidR="00CD6660" w:rsidRDefault="00CD6660" w:rsidP="00CD6660">
      <w:pPr>
        <w:spacing w:after="220" w:line="288" w:lineRule="auto"/>
      </w:pPr>
      <w:r>
        <w:t xml:space="preserve">        Cruz then backed it up with this op-ed in The Washington   Post, arguing, "Government-regulated utilities invariably destroy innovation and freedom. ... If the federal government seizes the power to regulate Internet pricing and goods and services, the regulations will never end." The Net Neutrality always a large topic for people who would like to </w:t>
      </w:r>
      <w:proofErr w:type="spellStart"/>
      <w:r>
        <w:t>discuss.The</w:t>
      </w:r>
      <w:proofErr w:type="spellEnd"/>
      <w:r>
        <w:t xml:space="preserve"> government should treat all customers equally. Otherwise people's freedom and interests are not guaranteed.</w:t>
      </w:r>
    </w:p>
    <w:p w14:paraId="0DE538A0" w14:textId="77777777" w:rsidR="00CD6660" w:rsidRDefault="00CD6660" w:rsidP="00CD6660">
      <w:pPr>
        <w:spacing w:after="220" w:line="288" w:lineRule="auto"/>
      </w:pPr>
      <w:r>
        <w:t xml:space="preserve">       “Can tweets be analyzed to predict heart disease? New research suggests the answer is yes.” Now, some people choose to observe tweets to make sure the mode of diseases. “In fact, anger, hostility and aggression on Twitter is better able to predict patterns of heart disease than 10 other leading health indicators, including smoking, obesity and hypertension.” Actually, this is a kind of a new way to help medical service. However, the privacy problem also important. Is it ok to decide if someone have diseases from their comments on the Internet? The method may be effective, but the person to be tested will not be happy with it and will be considered a violation of privacy.</w:t>
      </w:r>
    </w:p>
    <w:p w14:paraId="2DBA0BBF" w14:textId="77777777" w:rsidR="00CD6660" w:rsidRDefault="00CD6660" w:rsidP="00CD6660">
      <w:r>
        <w:t xml:space="preserve">       Moreover, protecting privacy sometimes conflicts government orders. Criminals will use the Internet, their information is also a privacy. What should the supplier do when the government needs information on criminals? Once provided information that means disclosure of the customer, this will result in a loss to the customer. However, if they refuse to help, the supplier is equivalent to help criminals escape, that will cause greater harm to society. “After Syed </w:t>
      </w:r>
      <w:proofErr w:type="spellStart"/>
      <w:r>
        <w:t>Rizwan</w:t>
      </w:r>
      <w:proofErr w:type="spellEnd"/>
      <w:r>
        <w:t xml:space="preserve"> </w:t>
      </w:r>
      <w:proofErr w:type="spellStart"/>
      <w:r>
        <w:t>Farook</w:t>
      </w:r>
      <w:proofErr w:type="spellEnd"/>
      <w:r>
        <w:t xml:space="preserve"> and his wife killed 14 people in </w:t>
      </w:r>
      <w:r>
        <w:lastRenderedPageBreak/>
        <w:t xml:space="preserve">December, the government publicly sought a court order to compel Apple to unlock </w:t>
      </w:r>
      <w:proofErr w:type="spellStart"/>
      <w:r>
        <w:t>Farook's</w:t>
      </w:r>
      <w:proofErr w:type="spellEnd"/>
      <w:r>
        <w:t xml:space="preserve"> work phone. Apple opposed that order, heightening long-standing tensions between Silicon Valley and law enforcement.” That’s the example of privacy problem. Apple wants to know how the government </w:t>
      </w:r>
      <w:r w:rsidRPr="00F771D5">
        <w:rPr>
          <w:i/>
        </w:rPr>
        <w:t>get</w:t>
      </w:r>
      <w:r>
        <w:t xml:space="preserve"> the information from the internet, because they want to fix the vulnerability. Nevertheless, the government reject Apple’s request.</w:t>
      </w:r>
      <w:bookmarkStart w:id="30" w:name="_GoBack"/>
      <w:bookmarkEnd w:id="30"/>
    </w:p>
    <w:p w14:paraId="55616C03" w14:textId="77777777" w:rsidR="00CD6660" w:rsidRDefault="00CD6660" w:rsidP="00CD6660"/>
    <w:p w14:paraId="15798FD3" w14:textId="7980253D" w:rsidR="00CD6660" w:rsidRDefault="00CD6660" w:rsidP="00CD6660">
      <w:r>
        <w:t xml:space="preserve">       In conclusion, the ethic and privacy problem</w:t>
      </w:r>
      <w:r w:rsidR="00F771D5">
        <w:t>s</w:t>
      </w:r>
      <w:r>
        <w:t xml:space="preserve"> </w:t>
      </w:r>
      <w:r w:rsidR="00F771D5">
        <w:t xml:space="preserve">are </w:t>
      </w:r>
      <w:r>
        <w:t>still hard to solve. About the net neutrality, people have different opinions. The development of technology makes privacy and ethics destroyed. Even if the starting point is good, sometimes it is difficult to be accepted by people.</w:t>
      </w:r>
    </w:p>
    <w:p w14:paraId="738F583B" w14:textId="77777777" w:rsidR="00CD6660" w:rsidRDefault="00CD6660" w:rsidP="00CD6660">
      <w:pPr>
        <w:jc w:val="center"/>
      </w:pPr>
    </w:p>
    <w:p w14:paraId="5D38D3AE" w14:textId="77777777" w:rsidR="00CD6660" w:rsidRDefault="00CD6660" w:rsidP="00CD6660">
      <w:pPr>
        <w:jc w:val="center"/>
      </w:pPr>
    </w:p>
    <w:p w14:paraId="681DAAFA" w14:textId="77777777" w:rsidR="00CD6660" w:rsidRDefault="00CD6660" w:rsidP="00CD6660">
      <w:pPr>
        <w:jc w:val="center"/>
      </w:pPr>
    </w:p>
    <w:p w14:paraId="553520D2" w14:textId="77777777" w:rsidR="00CD6660" w:rsidRDefault="00CD6660" w:rsidP="00CD6660">
      <w:pPr>
        <w:jc w:val="center"/>
      </w:pPr>
    </w:p>
    <w:p w14:paraId="7238F69F" w14:textId="77777777" w:rsidR="00CD6660" w:rsidRDefault="00CD6660" w:rsidP="00CD6660">
      <w:pPr>
        <w:jc w:val="center"/>
      </w:pPr>
    </w:p>
    <w:p w14:paraId="0E5A25E7" w14:textId="77777777" w:rsidR="00CD6660" w:rsidRDefault="00CD6660" w:rsidP="00CD6660">
      <w:pPr>
        <w:jc w:val="center"/>
      </w:pPr>
    </w:p>
    <w:p w14:paraId="336CD760" w14:textId="77777777" w:rsidR="00CD6660" w:rsidRDefault="00CD6660" w:rsidP="00CD6660">
      <w:pPr>
        <w:jc w:val="center"/>
      </w:pPr>
    </w:p>
    <w:p w14:paraId="718F4A26" w14:textId="77777777" w:rsidR="00CD6660" w:rsidRDefault="00CD6660" w:rsidP="00CD6660">
      <w:pPr>
        <w:jc w:val="center"/>
      </w:pPr>
    </w:p>
    <w:p w14:paraId="211C9090" w14:textId="77777777" w:rsidR="00CD6660" w:rsidRDefault="00CD6660" w:rsidP="00CD6660">
      <w:pPr>
        <w:jc w:val="center"/>
      </w:pPr>
    </w:p>
    <w:p w14:paraId="5FE2A86C" w14:textId="77777777" w:rsidR="00CD6660" w:rsidRDefault="00CD6660" w:rsidP="00CD6660">
      <w:pPr>
        <w:jc w:val="center"/>
      </w:pPr>
    </w:p>
    <w:p w14:paraId="15641559" w14:textId="77777777" w:rsidR="00CD6660" w:rsidRDefault="00CD6660" w:rsidP="00CD6660">
      <w:pPr>
        <w:jc w:val="center"/>
      </w:pPr>
      <w:r>
        <w:t>Work Cited</w:t>
      </w:r>
    </w:p>
    <w:p w14:paraId="3B93B034" w14:textId="77777777" w:rsidR="00CD6660" w:rsidRDefault="00F771D5" w:rsidP="00CD6660">
      <w:hyperlink r:id="rId22" w:anchor="AN=2608170&amp;db=a9h">
        <w:r w:rsidR="00CD6660">
          <w:rPr>
            <w:color w:val="1155CC"/>
            <w:u w:val="single"/>
          </w:rPr>
          <w:t>http://eds.b.ebscohost.com.ezp.lib.cwu.edu/ehost/detail/detail?sid=e730fe01-0e5d-4e7c-8284-</w:t>
        </w:r>
        <w:r w:rsidR="00CD6660">
          <w:rPr>
            <w:color w:val="1155CC"/>
            <w:u w:val="single"/>
          </w:rPr>
          <w:lastRenderedPageBreak/>
          <w:t>87eb5dea60cc%40sessionmgr102&amp;vid=2&amp;hid=114&amp;bdata=JnNpdGU9ZWhvc3QtbGl2ZQ%3d%3d#AN=2608170&amp;db=a9h</w:t>
        </w:r>
      </w:hyperlink>
    </w:p>
    <w:p w14:paraId="2BDB8F90" w14:textId="77777777" w:rsidR="00CD6660" w:rsidRDefault="00F771D5" w:rsidP="00CD6660">
      <w:hyperlink r:id="rId23">
        <w:r w:rsidR="00CD6660">
          <w:rPr>
            <w:color w:val="1155CC"/>
            <w:u w:val="single"/>
          </w:rPr>
          <w:t>http://www.npr.org/sections/alltechconsidered/2014/11/14/364059910/tech-week-that-was-obama-rocks-the-net-neutrality-debate</w:t>
        </w:r>
      </w:hyperlink>
    </w:p>
    <w:p w14:paraId="211F4488" w14:textId="77777777" w:rsidR="00CD6660" w:rsidRDefault="00F771D5" w:rsidP="00CD6660">
      <w:hyperlink r:id="rId24">
        <w:r w:rsidR="00CD6660">
          <w:rPr>
            <w:color w:val="1155CC"/>
            <w:u w:val="single"/>
          </w:rPr>
          <w:t>http://www.npr.org/2015/02/24/388665887/angry-tweets-predict-patterns-of-heart-disease-researchers-say</w:t>
        </w:r>
      </w:hyperlink>
    </w:p>
    <w:p w14:paraId="4794D83E" w14:textId="77777777" w:rsidR="00CD6660" w:rsidRDefault="00F771D5" w:rsidP="00CD6660">
      <w:hyperlink r:id="rId25">
        <w:r w:rsidR="00CD6660">
          <w:rPr>
            <w:color w:val="1155CC"/>
            <w:u w:val="single"/>
          </w:rPr>
          <w:t>http://www.latimes.com/business/technology/la-fi-tn-apple-next-steps-20160330-story.html</w:t>
        </w:r>
      </w:hyperlink>
    </w:p>
    <w:p w14:paraId="34389D43" w14:textId="77777777" w:rsidR="00CD6660" w:rsidRDefault="00CD6660" w:rsidP="00CD6660"/>
    <w:p w14:paraId="7AF5EBE7" w14:textId="77777777" w:rsidR="00177905" w:rsidRDefault="00177905" w:rsidP="00D57771">
      <w:pPr>
        <w:rPr>
          <w:lang w:eastAsia="zh-CN"/>
        </w:rPr>
      </w:pPr>
    </w:p>
    <w:p w14:paraId="4767F195" w14:textId="77777777" w:rsidR="00CD6660" w:rsidRDefault="00CD6660" w:rsidP="00D57771">
      <w:pPr>
        <w:rPr>
          <w:lang w:eastAsia="zh-CN"/>
        </w:rPr>
      </w:pPr>
    </w:p>
    <w:p w14:paraId="79ABB3EC" w14:textId="77777777" w:rsidR="00CD6660" w:rsidRDefault="00CD6660" w:rsidP="00D57771">
      <w:pPr>
        <w:rPr>
          <w:lang w:eastAsia="zh-CN"/>
        </w:rPr>
      </w:pPr>
    </w:p>
    <w:p w14:paraId="4B2259EC" w14:textId="77777777" w:rsidR="00CD6660" w:rsidRDefault="00CD6660" w:rsidP="00D57771">
      <w:pPr>
        <w:rPr>
          <w:lang w:eastAsia="zh-CN"/>
        </w:rPr>
      </w:pPr>
    </w:p>
    <w:p w14:paraId="7FE08FDE" w14:textId="77777777" w:rsidR="00CD6660" w:rsidRDefault="00CD6660" w:rsidP="00D57771">
      <w:pPr>
        <w:rPr>
          <w:lang w:eastAsia="zh-CN"/>
        </w:rPr>
      </w:pPr>
    </w:p>
    <w:p w14:paraId="64FC2F62" w14:textId="77777777" w:rsidR="00CD6660" w:rsidRDefault="00CD6660" w:rsidP="00D57771">
      <w:pPr>
        <w:rPr>
          <w:lang w:eastAsia="zh-CN"/>
        </w:rPr>
      </w:pPr>
    </w:p>
    <w:p w14:paraId="39B2A6A2" w14:textId="77777777" w:rsidR="00CD6660" w:rsidRDefault="00CD6660" w:rsidP="00D57771">
      <w:pPr>
        <w:rPr>
          <w:lang w:eastAsia="zh-CN"/>
        </w:rPr>
      </w:pPr>
    </w:p>
    <w:p w14:paraId="15AF5B23" w14:textId="77777777" w:rsidR="00177905" w:rsidRPr="00AD7C34" w:rsidRDefault="00177905" w:rsidP="00D57771">
      <w:pPr>
        <w:rPr>
          <w:lang w:eastAsia="zh-CN"/>
        </w:rPr>
      </w:pPr>
    </w:p>
    <w:sectPr w:rsidR="00177905" w:rsidRPr="00AD7C34" w:rsidSect="00D92EC7">
      <w:type w:val="continuous"/>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D9CD8" w14:textId="77777777" w:rsidR="00EA49A3" w:rsidRDefault="00EA49A3">
      <w:pPr>
        <w:spacing w:after="0" w:line="240" w:lineRule="auto"/>
      </w:pPr>
      <w:r>
        <w:separator/>
      </w:r>
    </w:p>
  </w:endnote>
  <w:endnote w:type="continuationSeparator" w:id="0">
    <w:p w14:paraId="0DF42655" w14:textId="77777777" w:rsidR="00EA49A3" w:rsidRDefault="00EA49A3">
      <w:pPr>
        <w:spacing w:after="0" w:line="240" w:lineRule="auto"/>
      </w:pPr>
      <w:r>
        <w:continuationSeparator/>
      </w:r>
    </w:p>
  </w:endnote>
  <w:endnote w:id="1">
    <w:p w14:paraId="72116513" w14:textId="77777777" w:rsidR="00C454C7" w:rsidRPr="003C2F0A" w:rsidRDefault="00C454C7" w:rsidP="003D3D02">
      <w:pPr>
        <w:pStyle w:val="EndnoteText"/>
        <w:rPr>
          <w:lang w:eastAsia="zh-CN"/>
        </w:rPr>
      </w:pPr>
      <w:r>
        <w:rPr>
          <w:rStyle w:val="EndnoteReference"/>
        </w:rPr>
        <w:endnoteRef/>
      </w:r>
      <w:r>
        <w:t xml:space="preserve"> </w:t>
      </w:r>
      <w:hyperlink r:id="rId1" w:history="1">
        <w:r w:rsidRPr="000A0B5F">
          <w:rPr>
            <w:rStyle w:val="Hyperlink"/>
          </w:rPr>
          <w:t>http://web.a.ebscohost.com.ezp.lib.cwu.edu/bsi/pdfviewer/pdfviewer?sid=92f25b88-3840-4ac5-a81b-1a9c6d1b1baf%40sessionmgr4006&amp;vid=3&amp;hid=4212</w:t>
        </w:r>
      </w:hyperlink>
      <w:r>
        <w:rPr>
          <w:rFonts w:hint="eastAsia"/>
          <w:lang w:eastAsia="zh-CN"/>
        </w:rPr>
        <w:t xml:space="preserve"> </w:t>
      </w:r>
      <w:r>
        <w:t>Jan 23, 2017</w:t>
      </w:r>
    </w:p>
  </w:endnote>
  <w:endnote w:id="2">
    <w:p w14:paraId="205F834A" w14:textId="77777777" w:rsidR="00C454C7" w:rsidRDefault="00C454C7" w:rsidP="003D3D02">
      <w:pPr>
        <w:pStyle w:val="EndnoteText"/>
      </w:pPr>
      <w:r>
        <w:rPr>
          <w:rStyle w:val="EndnoteReference"/>
        </w:rPr>
        <w:endnoteRef/>
      </w:r>
      <w:r>
        <w:t xml:space="preserve"> </w:t>
      </w:r>
      <w:hyperlink r:id="rId2" w:history="1">
        <w:r w:rsidRPr="000A0B5F">
          <w:rPr>
            <w:rStyle w:val="Hyperlink"/>
          </w:rPr>
          <w:t>http://www.lexisnexis.com.ezp.lib.cwu.edu/hottopics/lnacademic/</w:t>
        </w:r>
      </w:hyperlink>
      <w:r>
        <w:t xml:space="preserve"> Jan 23, 2017</w:t>
      </w:r>
    </w:p>
  </w:endnote>
  <w:endnote w:id="3">
    <w:p w14:paraId="0B3C6B41" w14:textId="77777777" w:rsidR="00C454C7" w:rsidRDefault="00C454C7" w:rsidP="003D3D02">
      <w:pPr>
        <w:pStyle w:val="EndnoteText"/>
        <w:rPr>
          <w:lang w:eastAsia="zh-CN"/>
        </w:rPr>
      </w:pPr>
      <w:r>
        <w:rPr>
          <w:rStyle w:val="EndnoteReference"/>
        </w:rPr>
        <w:endnoteRef/>
      </w:r>
      <w:r>
        <w:t xml:space="preserve"> </w:t>
      </w:r>
      <w:hyperlink r:id="rId3" w:history="1">
        <w:r w:rsidRPr="000A0B5F">
          <w:rPr>
            <w:rStyle w:val="Hyperlink"/>
          </w:rPr>
          <w:t>https://www.ncbi.nlm.nih.gov/pmc/articles/PMC4904820/</w:t>
        </w:r>
      </w:hyperlink>
      <w:r>
        <w:t xml:space="preserve"> Jan 23,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80F3C52" w:usb2="00000016" w:usb3="00000000" w:csb0="0004001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7120881"/>
      <w:docPartObj>
        <w:docPartGallery w:val="Page Numbers (Bottom of Page)"/>
        <w:docPartUnique/>
      </w:docPartObj>
    </w:sdtPr>
    <w:sdtEndPr>
      <w:rPr>
        <w:noProof/>
      </w:rPr>
    </w:sdtEndPr>
    <w:sdtContent>
      <w:p w14:paraId="0479FB20" w14:textId="6E7C6891" w:rsidR="00C454C7" w:rsidRDefault="00C454C7">
        <w:pPr>
          <w:pStyle w:val="Footer"/>
        </w:pPr>
        <w:r>
          <w:fldChar w:fldCharType="begin"/>
        </w:r>
        <w:r>
          <w:instrText xml:space="preserve"> PAGE   \* MERGEFORMAT </w:instrText>
        </w:r>
        <w:r>
          <w:fldChar w:fldCharType="separate"/>
        </w:r>
        <w:r w:rsidR="00F771D5">
          <w:rPr>
            <w:noProof/>
          </w:rPr>
          <w:t>21</w:t>
        </w:r>
        <w:r>
          <w:rPr>
            <w:noProof/>
          </w:rPr>
          <w:fldChar w:fldCharType="end"/>
        </w:r>
      </w:p>
    </w:sdtContent>
  </w:sdt>
  <w:p w14:paraId="56A3ADCD" w14:textId="77777777" w:rsidR="00C454C7" w:rsidRDefault="00C454C7"/>
  <w:p w14:paraId="604F6DA2" w14:textId="77777777" w:rsidR="00C454C7" w:rsidRDefault="00C454C7"/>
  <w:p w14:paraId="622DC9B9" w14:textId="77777777" w:rsidR="00C454C7" w:rsidRDefault="00C454C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75D36" w14:textId="77777777" w:rsidR="00EA49A3" w:rsidRDefault="00EA49A3">
      <w:pPr>
        <w:spacing w:after="0" w:line="240" w:lineRule="auto"/>
      </w:pPr>
      <w:r>
        <w:separator/>
      </w:r>
    </w:p>
  </w:footnote>
  <w:footnote w:type="continuationSeparator" w:id="0">
    <w:p w14:paraId="7E56463D" w14:textId="77777777" w:rsidR="00EA49A3" w:rsidRDefault="00EA49A3">
      <w:pPr>
        <w:spacing w:after="0" w:line="240" w:lineRule="auto"/>
      </w:pPr>
      <w:r>
        <w:continuationSeparator/>
      </w:r>
    </w:p>
  </w:footnote>
  <w:footnote w:id="1">
    <w:p w14:paraId="14D22F74" w14:textId="77777777" w:rsidR="00C454C7" w:rsidRPr="00F47B07" w:rsidRDefault="00C454C7" w:rsidP="003D3D02">
      <w:pPr>
        <w:pStyle w:val="FootnoteText"/>
      </w:pPr>
      <w:r>
        <w:rPr>
          <w:rStyle w:val="FootnoteReference"/>
        </w:rPr>
        <w:footnoteRef/>
      </w:r>
      <w:r>
        <w:t xml:space="preserve"> </w:t>
      </w:r>
      <w:r w:rsidRPr="00F47B07">
        <w:t>Ryan Lytle</w:t>
      </w:r>
      <w:r>
        <w:t xml:space="preserve">, </w:t>
      </w:r>
      <w:r w:rsidRPr="008779F9">
        <w:t xml:space="preserve">"Bring Your Pet to College | Best Colleges | US News." </w:t>
      </w:r>
      <w:proofErr w:type="spellStart"/>
      <w:proofErr w:type="gramStart"/>
      <w:r w:rsidRPr="008779F9">
        <w:t>N.p</w:t>
      </w:r>
      <w:proofErr w:type="spellEnd"/>
      <w:proofErr w:type="gramEnd"/>
      <w:r w:rsidRPr="008779F9">
        <w:t>., 19 May 2011. Web. 13 Jan. 2017.</w:t>
      </w:r>
    </w:p>
  </w:footnote>
  <w:footnote w:id="2">
    <w:p w14:paraId="5E73282A" w14:textId="77777777" w:rsidR="00C454C7" w:rsidRPr="004B069C" w:rsidRDefault="00C454C7" w:rsidP="003D3D02">
      <w:pPr>
        <w:pStyle w:val="FootnoteText"/>
      </w:pPr>
      <w:r>
        <w:rPr>
          <w:rStyle w:val="FootnoteReference"/>
        </w:rPr>
        <w:footnoteRef/>
      </w:r>
      <w:r>
        <w:t xml:space="preserve"> </w:t>
      </w:r>
      <w:r w:rsidRPr="004B069C">
        <w:t xml:space="preserve">Spencer, S., </w:t>
      </w:r>
      <w:proofErr w:type="spellStart"/>
      <w:r w:rsidRPr="004B069C">
        <w:t>Decuypere</w:t>
      </w:r>
      <w:proofErr w:type="spellEnd"/>
      <w:r w:rsidRPr="004B069C">
        <w:t xml:space="preserve">, E., </w:t>
      </w:r>
      <w:proofErr w:type="spellStart"/>
      <w:r w:rsidRPr="004B069C">
        <w:t>Aerts</w:t>
      </w:r>
      <w:proofErr w:type="spellEnd"/>
      <w:r w:rsidRPr="004B069C">
        <w:t xml:space="preserve">, S. et al. J </w:t>
      </w:r>
      <w:proofErr w:type="spellStart"/>
      <w:r w:rsidRPr="004B069C">
        <w:t>Agric</w:t>
      </w:r>
      <w:proofErr w:type="spellEnd"/>
      <w:r w:rsidRPr="004B069C">
        <w:t xml:space="preserve"> Environ Ethics (2006) 19: 17. doi:10.1007/s10806-005-4379-8</w:t>
      </w:r>
    </w:p>
  </w:footnote>
  <w:footnote w:id="3">
    <w:p w14:paraId="02D8C7DA" w14:textId="77777777" w:rsidR="00C454C7" w:rsidRDefault="00C454C7" w:rsidP="003D3D02">
      <w:pPr>
        <w:pStyle w:val="FootnoteText"/>
      </w:pPr>
      <w:r>
        <w:rPr>
          <w:rStyle w:val="FootnoteReference"/>
        </w:rPr>
        <w:footnoteRef/>
      </w:r>
      <w:r>
        <w:t xml:space="preserve"> </w:t>
      </w:r>
      <w:r w:rsidRPr="004276D9">
        <w:t>Melanie J. Rock</w:t>
      </w:r>
      <w:r>
        <w:t>,</w:t>
      </w:r>
      <w:r w:rsidRPr="004276D9">
        <w:t xml:space="preserve"> Health </w:t>
      </w:r>
      <w:proofErr w:type="spellStart"/>
      <w:r w:rsidRPr="004276D9">
        <w:t>Promot</w:t>
      </w:r>
      <w:proofErr w:type="spellEnd"/>
      <w:r w:rsidRPr="004276D9">
        <w:t xml:space="preserve">. Int. (2015) 30 (4): 976-986. </w:t>
      </w:r>
      <w:proofErr w:type="spellStart"/>
      <w:r>
        <w:t>doi</w:t>
      </w:r>
      <w:proofErr w:type="spellEnd"/>
      <w:r>
        <w:t>: 10.1093/</w:t>
      </w:r>
      <w:proofErr w:type="spellStart"/>
      <w:r>
        <w:t>heapro</w:t>
      </w:r>
      <w:proofErr w:type="spellEnd"/>
      <w:r>
        <w:t>/dau017</w:t>
      </w:r>
    </w:p>
    <w:p w14:paraId="51779B95" w14:textId="77777777" w:rsidR="00C454C7" w:rsidRPr="004276D9" w:rsidRDefault="00C454C7" w:rsidP="003D3D02">
      <w:pPr>
        <w:pStyle w:val="FootnoteText"/>
      </w:pPr>
      <w:r>
        <w:t>First published online: April 2, 2014</w:t>
      </w:r>
    </w:p>
  </w:footnote>
  <w:footnote w:id="4">
    <w:p w14:paraId="74989578" w14:textId="77777777" w:rsidR="00C454C7" w:rsidRDefault="00C454C7" w:rsidP="003D3D02">
      <w:pPr>
        <w:pStyle w:val="FootnoteText"/>
      </w:pPr>
      <w:r>
        <w:rPr>
          <w:rStyle w:val="FootnoteReference"/>
        </w:rPr>
        <w:footnoteRef/>
      </w:r>
      <w:r>
        <w:t xml:space="preserve"> Steve Metz, Martin </w:t>
      </w:r>
      <w:proofErr w:type="spellStart"/>
      <w:r>
        <w:t>Randell</w:t>
      </w:r>
      <w:proofErr w:type="spellEnd"/>
      <w:r>
        <w:t xml:space="preserve">, Gregory Rich and Ken </w:t>
      </w:r>
      <w:proofErr w:type="spellStart"/>
      <w:r>
        <w:t>Welle</w:t>
      </w:r>
      <w:proofErr w:type="spellEnd"/>
      <w:r>
        <w:t>, Journal of Avian Medicine and Surgery, Vol. 21, No. 1 (MARCH 2007), pp. 71-75</w:t>
      </w:r>
    </w:p>
  </w:footnote>
  <w:footnote w:id="5">
    <w:p w14:paraId="1CAB147B" w14:textId="77777777" w:rsidR="00C454C7" w:rsidRDefault="00C454C7" w:rsidP="003D3D02">
      <w:pPr>
        <w:pStyle w:val="FootnoteText"/>
        <w:rPr>
          <w:lang w:eastAsia="zh-CN"/>
        </w:rPr>
      </w:pPr>
      <w:r>
        <w:rPr>
          <w:rStyle w:val="FootnoteReference"/>
        </w:rPr>
        <w:footnoteRef/>
      </w:r>
      <w:r>
        <w:t xml:space="preserve"> </w:t>
      </w:r>
      <w:r w:rsidRPr="00850480">
        <w:t>Corrigan, June Allen. "Selling More Gifts for People and Pets at Pet Stores." Souvenirs, Gifts, &amp; Novelties 56.1 (2017): 66-70. Business Source Complete. Web. 23 Jan. 2017.</w:t>
      </w:r>
    </w:p>
  </w:footnote>
  <w:footnote w:id="6">
    <w:p w14:paraId="6A3D7E22" w14:textId="77777777" w:rsidR="00C454C7" w:rsidRDefault="00C454C7" w:rsidP="003D3D02">
      <w:pPr>
        <w:pStyle w:val="FootnoteText"/>
      </w:pPr>
      <w:r>
        <w:rPr>
          <w:rStyle w:val="FootnoteReference"/>
        </w:rPr>
        <w:footnoteRef/>
      </w:r>
      <w:r>
        <w:t xml:space="preserve"> </w:t>
      </w:r>
      <w:r w:rsidRPr="008E06A3">
        <w:t>Michael Lewis</w:t>
      </w:r>
      <w:r>
        <w:t>, “</w:t>
      </w:r>
      <w:r w:rsidRPr="008E06A3">
        <w:t xml:space="preserve">Businesses go to the dogs: While one PetSmart Inc. opens two new superstores, nine other area pet stores fight bankruptcy. </w:t>
      </w:r>
      <w:r>
        <w:t>“May 30, 1998, Saturday, FINAL EDITION.</w:t>
      </w:r>
      <w:r w:rsidRPr="008E06A3">
        <w:t xml:space="preserve"> </w:t>
      </w:r>
      <w:r w:rsidRPr="00850480">
        <w:t>Web. 23 Jan. 2017</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FA3B6" w14:textId="77777777" w:rsidR="00C454C7" w:rsidRDefault="00C454C7" w:rsidP="00C454C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B85D2D" w14:textId="77777777" w:rsidR="00C454C7" w:rsidRDefault="00C454C7" w:rsidP="00C454C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30929" w14:textId="159CFA20" w:rsidR="00C454C7" w:rsidRDefault="00C454C7" w:rsidP="00C454C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71D5">
      <w:rPr>
        <w:rStyle w:val="PageNumber"/>
        <w:noProof/>
      </w:rPr>
      <w:t>21</w:t>
    </w:r>
    <w:r>
      <w:rPr>
        <w:rStyle w:val="PageNumber"/>
      </w:rPr>
      <w:fldChar w:fldCharType="end"/>
    </w:r>
  </w:p>
  <w:p w14:paraId="52635737" w14:textId="77777777" w:rsidR="00C454C7" w:rsidRDefault="00C454C7" w:rsidP="00C454C7">
    <w:pPr>
      <w:pStyle w:val="Header"/>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E130F" w14:textId="77777777" w:rsidR="00C454C7" w:rsidRDefault="00C454C7">
    <w:pPr>
      <w:pStyle w:val="Header"/>
    </w:pPr>
    <w:r>
      <w:t xml:space="preserve">                                                                                                                                                                      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BFCAD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6FD169F"/>
    <w:multiLevelType w:val="hybridMultilevel"/>
    <w:tmpl w:val="240C2F94"/>
    <w:lvl w:ilvl="0" w:tplc="0409000B">
      <w:start w:val="1"/>
      <w:numFmt w:val="bullet"/>
      <w:lvlText w:val=""/>
      <w:lvlJc w:val="left"/>
      <w:pPr>
        <w:ind w:left="715" w:hanging="480"/>
      </w:pPr>
      <w:rPr>
        <w:rFonts w:ascii="Wingdings" w:hAnsi="Wingdings" w:hint="default"/>
      </w:rPr>
    </w:lvl>
    <w:lvl w:ilvl="1" w:tplc="04090003" w:tentative="1">
      <w:start w:val="1"/>
      <w:numFmt w:val="bullet"/>
      <w:lvlText w:val=""/>
      <w:lvlJc w:val="left"/>
      <w:pPr>
        <w:ind w:left="1195" w:hanging="480"/>
      </w:pPr>
      <w:rPr>
        <w:rFonts w:ascii="Wingdings" w:hAnsi="Wingdings" w:hint="default"/>
      </w:rPr>
    </w:lvl>
    <w:lvl w:ilvl="2" w:tplc="04090005" w:tentative="1">
      <w:start w:val="1"/>
      <w:numFmt w:val="bullet"/>
      <w:lvlText w:val=""/>
      <w:lvlJc w:val="left"/>
      <w:pPr>
        <w:ind w:left="1675" w:hanging="480"/>
      </w:pPr>
      <w:rPr>
        <w:rFonts w:ascii="Wingdings" w:hAnsi="Wingdings" w:hint="default"/>
      </w:rPr>
    </w:lvl>
    <w:lvl w:ilvl="3" w:tplc="04090001" w:tentative="1">
      <w:start w:val="1"/>
      <w:numFmt w:val="bullet"/>
      <w:lvlText w:val=""/>
      <w:lvlJc w:val="left"/>
      <w:pPr>
        <w:ind w:left="2155" w:hanging="480"/>
      </w:pPr>
      <w:rPr>
        <w:rFonts w:ascii="Wingdings" w:hAnsi="Wingdings" w:hint="default"/>
      </w:rPr>
    </w:lvl>
    <w:lvl w:ilvl="4" w:tplc="04090003" w:tentative="1">
      <w:start w:val="1"/>
      <w:numFmt w:val="bullet"/>
      <w:lvlText w:val=""/>
      <w:lvlJc w:val="left"/>
      <w:pPr>
        <w:ind w:left="2635" w:hanging="480"/>
      </w:pPr>
      <w:rPr>
        <w:rFonts w:ascii="Wingdings" w:hAnsi="Wingdings" w:hint="default"/>
      </w:rPr>
    </w:lvl>
    <w:lvl w:ilvl="5" w:tplc="04090005" w:tentative="1">
      <w:start w:val="1"/>
      <w:numFmt w:val="bullet"/>
      <w:lvlText w:val=""/>
      <w:lvlJc w:val="left"/>
      <w:pPr>
        <w:ind w:left="3115" w:hanging="480"/>
      </w:pPr>
      <w:rPr>
        <w:rFonts w:ascii="Wingdings" w:hAnsi="Wingdings" w:hint="default"/>
      </w:rPr>
    </w:lvl>
    <w:lvl w:ilvl="6" w:tplc="04090001" w:tentative="1">
      <w:start w:val="1"/>
      <w:numFmt w:val="bullet"/>
      <w:lvlText w:val=""/>
      <w:lvlJc w:val="left"/>
      <w:pPr>
        <w:ind w:left="3595" w:hanging="480"/>
      </w:pPr>
      <w:rPr>
        <w:rFonts w:ascii="Wingdings" w:hAnsi="Wingdings" w:hint="default"/>
      </w:rPr>
    </w:lvl>
    <w:lvl w:ilvl="7" w:tplc="04090003" w:tentative="1">
      <w:start w:val="1"/>
      <w:numFmt w:val="bullet"/>
      <w:lvlText w:val=""/>
      <w:lvlJc w:val="left"/>
      <w:pPr>
        <w:ind w:left="4075" w:hanging="480"/>
      </w:pPr>
      <w:rPr>
        <w:rFonts w:ascii="Wingdings" w:hAnsi="Wingdings" w:hint="default"/>
      </w:rPr>
    </w:lvl>
    <w:lvl w:ilvl="8" w:tplc="04090005" w:tentative="1">
      <w:start w:val="1"/>
      <w:numFmt w:val="bullet"/>
      <w:lvlText w:val=""/>
      <w:lvlJc w:val="left"/>
      <w:pPr>
        <w:ind w:left="4555" w:hanging="480"/>
      </w:pPr>
      <w:rPr>
        <w:rFonts w:ascii="Wingdings" w:hAnsi="Wingdings" w:hint="default"/>
      </w:rPr>
    </w:lvl>
  </w:abstractNum>
  <w:abstractNum w:abstractNumId="12" w15:restartNumberingAfterBreak="0">
    <w:nsid w:val="78791109"/>
    <w:multiLevelType w:val="hybridMultilevel"/>
    <w:tmpl w:val="E36C4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DD727A"/>
    <w:multiLevelType w:val="hybridMultilevel"/>
    <w:tmpl w:val="E842CA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 w:numId="13">
    <w:abstractNumId w:val="12"/>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s101005_66">
    <w15:presenceInfo w15:providerId="None" w15:userId="cs101005_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6A"/>
    <w:rsid w:val="00056BB0"/>
    <w:rsid w:val="000D336A"/>
    <w:rsid w:val="00104918"/>
    <w:rsid w:val="00105F38"/>
    <w:rsid w:val="00177905"/>
    <w:rsid w:val="002E36B6"/>
    <w:rsid w:val="003579D7"/>
    <w:rsid w:val="003C755E"/>
    <w:rsid w:val="003D3D02"/>
    <w:rsid w:val="0044319A"/>
    <w:rsid w:val="00484508"/>
    <w:rsid w:val="004D6047"/>
    <w:rsid w:val="0054216F"/>
    <w:rsid w:val="00572D4A"/>
    <w:rsid w:val="00572E72"/>
    <w:rsid w:val="005D4C9D"/>
    <w:rsid w:val="0062265A"/>
    <w:rsid w:val="006245AD"/>
    <w:rsid w:val="008A039D"/>
    <w:rsid w:val="008D6C5D"/>
    <w:rsid w:val="008E4A7A"/>
    <w:rsid w:val="00A55B6D"/>
    <w:rsid w:val="00AD7C34"/>
    <w:rsid w:val="00BE5791"/>
    <w:rsid w:val="00C06CAF"/>
    <w:rsid w:val="00C454C7"/>
    <w:rsid w:val="00CD6660"/>
    <w:rsid w:val="00D57771"/>
    <w:rsid w:val="00D92EC7"/>
    <w:rsid w:val="00E218BC"/>
    <w:rsid w:val="00E6412E"/>
    <w:rsid w:val="00EA49A3"/>
    <w:rsid w:val="00ED6254"/>
    <w:rsid w:val="00F77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42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TOC1">
    <w:name w:val="toc 1"/>
    <w:basedOn w:val="Normal"/>
    <w:next w:val="Normal"/>
    <w:autoRedefine/>
    <w:uiPriority w:val="39"/>
    <w:unhideWhenUsed/>
    <w:rsid w:val="00E6412E"/>
    <w:pPr>
      <w:spacing w:before="120" w:after="0"/>
    </w:pPr>
    <w:rPr>
      <w:b/>
      <w:bCs/>
      <w:sz w:val="24"/>
      <w:szCs w:val="24"/>
    </w:rPr>
  </w:style>
  <w:style w:type="paragraph" w:styleId="TOC2">
    <w:name w:val="toc 2"/>
    <w:basedOn w:val="Normal"/>
    <w:next w:val="Normal"/>
    <w:autoRedefine/>
    <w:uiPriority w:val="39"/>
    <w:unhideWhenUsed/>
    <w:rsid w:val="00E6412E"/>
    <w:pPr>
      <w:spacing w:after="0"/>
      <w:ind w:left="260"/>
    </w:pPr>
    <w:rPr>
      <w:b/>
      <w:bCs/>
      <w:sz w:val="22"/>
      <w:szCs w:val="22"/>
    </w:rPr>
  </w:style>
  <w:style w:type="paragraph" w:styleId="TOC3">
    <w:name w:val="toc 3"/>
    <w:basedOn w:val="Normal"/>
    <w:next w:val="Normal"/>
    <w:autoRedefine/>
    <w:uiPriority w:val="39"/>
    <w:unhideWhenUsed/>
    <w:rsid w:val="00E6412E"/>
    <w:pPr>
      <w:spacing w:after="0"/>
      <w:ind w:left="520"/>
    </w:pPr>
    <w:rPr>
      <w:sz w:val="22"/>
      <w:szCs w:val="22"/>
    </w:rPr>
  </w:style>
  <w:style w:type="paragraph" w:styleId="TOC4">
    <w:name w:val="toc 4"/>
    <w:basedOn w:val="Normal"/>
    <w:next w:val="Normal"/>
    <w:autoRedefine/>
    <w:uiPriority w:val="39"/>
    <w:unhideWhenUsed/>
    <w:rsid w:val="00E6412E"/>
    <w:pPr>
      <w:spacing w:after="0"/>
      <w:ind w:left="780"/>
    </w:pPr>
    <w:rPr>
      <w:sz w:val="20"/>
      <w:szCs w:val="20"/>
    </w:rPr>
  </w:style>
  <w:style w:type="paragraph" w:styleId="TOC5">
    <w:name w:val="toc 5"/>
    <w:basedOn w:val="Normal"/>
    <w:next w:val="Normal"/>
    <w:autoRedefine/>
    <w:uiPriority w:val="39"/>
    <w:unhideWhenUsed/>
    <w:rsid w:val="00E6412E"/>
    <w:pPr>
      <w:spacing w:after="0"/>
      <w:ind w:left="1040"/>
    </w:pPr>
    <w:rPr>
      <w:sz w:val="20"/>
      <w:szCs w:val="20"/>
    </w:rPr>
  </w:style>
  <w:style w:type="paragraph" w:styleId="TOC6">
    <w:name w:val="toc 6"/>
    <w:basedOn w:val="Normal"/>
    <w:next w:val="Normal"/>
    <w:autoRedefine/>
    <w:uiPriority w:val="39"/>
    <w:unhideWhenUsed/>
    <w:rsid w:val="00E6412E"/>
    <w:pPr>
      <w:spacing w:after="0"/>
      <w:ind w:left="1300"/>
    </w:pPr>
    <w:rPr>
      <w:sz w:val="20"/>
      <w:szCs w:val="20"/>
    </w:rPr>
  </w:style>
  <w:style w:type="paragraph" w:styleId="TOC7">
    <w:name w:val="toc 7"/>
    <w:basedOn w:val="Normal"/>
    <w:next w:val="Normal"/>
    <w:autoRedefine/>
    <w:uiPriority w:val="39"/>
    <w:unhideWhenUsed/>
    <w:rsid w:val="00E6412E"/>
    <w:pPr>
      <w:spacing w:after="0"/>
      <w:ind w:left="1560"/>
    </w:pPr>
    <w:rPr>
      <w:sz w:val="20"/>
      <w:szCs w:val="20"/>
    </w:rPr>
  </w:style>
  <w:style w:type="paragraph" w:styleId="TOC8">
    <w:name w:val="toc 8"/>
    <w:basedOn w:val="Normal"/>
    <w:next w:val="Normal"/>
    <w:autoRedefine/>
    <w:uiPriority w:val="39"/>
    <w:unhideWhenUsed/>
    <w:rsid w:val="00E6412E"/>
    <w:pPr>
      <w:spacing w:after="0"/>
      <w:ind w:left="1820"/>
    </w:pPr>
    <w:rPr>
      <w:sz w:val="20"/>
      <w:szCs w:val="20"/>
    </w:rPr>
  </w:style>
  <w:style w:type="paragraph" w:styleId="TOC9">
    <w:name w:val="toc 9"/>
    <w:basedOn w:val="Normal"/>
    <w:next w:val="Normal"/>
    <w:autoRedefine/>
    <w:uiPriority w:val="39"/>
    <w:unhideWhenUsed/>
    <w:rsid w:val="00E6412E"/>
    <w:pPr>
      <w:spacing w:after="0"/>
      <w:ind w:left="2080"/>
    </w:pPr>
    <w:rPr>
      <w:sz w:val="20"/>
      <w:szCs w:val="20"/>
    </w:rPr>
  </w:style>
  <w:style w:type="character" w:styleId="Hyperlink">
    <w:name w:val="Hyperlink"/>
    <w:basedOn w:val="DefaultParagraphFont"/>
    <w:uiPriority w:val="99"/>
    <w:unhideWhenUsed/>
    <w:rsid w:val="00AD7C34"/>
    <w:rPr>
      <w:color w:val="36A3B8" w:themeColor="hyperlink"/>
      <w:u w:val="single"/>
    </w:rPr>
  </w:style>
  <w:style w:type="paragraph" w:styleId="TableofFigures">
    <w:name w:val="table of figures"/>
    <w:basedOn w:val="Normal"/>
    <w:next w:val="Normal"/>
    <w:uiPriority w:val="99"/>
    <w:unhideWhenUsed/>
    <w:rsid w:val="00105F38"/>
    <w:pPr>
      <w:ind w:left="520" w:hanging="520"/>
    </w:pPr>
  </w:style>
  <w:style w:type="paragraph" w:styleId="FootnoteText">
    <w:name w:val="footnote text"/>
    <w:basedOn w:val="Normal"/>
    <w:link w:val="FootnoteTextChar"/>
    <w:uiPriority w:val="99"/>
    <w:unhideWhenUsed/>
    <w:rsid w:val="00E218BC"/>
    <w:pPr>
      <w:spacing w:after="0" w:line="240" w:lineRule="auto"/>
    </w:pPr>
    <w:rPr>
      <w:sz w:val="24"/>
      <w:szCs w:val="24"/>
    </w:rPr>
  </w:style>
  <w:style w:type="character" w:customStyle="1" w:styleId="FootnoteTextChar">
    <w:name w:val="Footnote Text Char"/>
    <w:basedOn w:val="DefaultParagraphFont"/>
    <w:link w:val="FootnoteText"/>
    <w:uiPriority w:val="99"/>
    <w:rsid w:val="00E218BC"/>
    <w:rPr>
      <w:sz w:val="24"/>
      <w:szCs w:val="24"/>
    </w:rPr>
  </w:style>
  <w:style w:type="character" w:styleId="FootnoteReference">
    <w:name w:val="footnote reference"/>
    <w:basedOn w:val="DefaultParagraphFont"/>
    <w:uiPriority w:val="99"/>
    <w:unhideWhenUsed/>
    <w:rsid w:val="00E218BC"/>
    <w:rPr>
      <w:vertAlign w:val="superscript"/>
    </w:rPr>
  </w:style>
  <w:style w:type="character" w:styleId="PageNumber">
    <w:name w:val="page number"/>
    <w:basedOn w:val="DefaultParagraphFont"/>
    <w:uiPriority w:val="99"/>
    <w:semiHidden/>
    <w:unhideWhenUsed/>
    <w:rsid w:val="00E218BC"/>
  </w:style>
  <w:style w:type="character" w:styleId="FollowedHyperlink">
    <w:name w:val="FollowedHyperlink"/>
    <w:basedOn w:val="DefaultParagraphFont"/>
    <w:uiPriority w:val="99"/>
    <w:semiHidden/>
    <w:unhideWhenUsed/>
    <w:rsid w:val="00056BB0"/>
    <w:rPr>
      <w:color w:val="805273" w:themeColor="followedHyperlink"/>
      <w:u w:val="single"/>
    </w:rPr>
  </w:style>
  <w:style w:type="paragraph" w:styleId="EndnoteText">
    <w:name w:val="endnote text"/>
    <w:basedOn w:val="Normal"/>
    <w:link w:val="EndnoteTextChar"/>
    <w:uiPriority w:val="99"/>
    <w:unhideWhenUsed/>
    <w:rsid w:val="003D3D02"/>
    <w:pPr>
      <w:widowControl w:val="0"/>
      <w:spacing w:after="0" w:line="240" w:lineRule="auto"/>
      <w:jc w:val="both"/>
    </w:pPr>
    <w:rPr>
      <w:rFonts w:eastAsiaTheme="minorEastAsia"/>
      <w:color w:val="auto"/>
      <w:kern w:val="2"/>
      <w:sz w:val="20"/>
      <w:szCs w:val="20"/>
      <w:lang w:eastAsia="en-US"/>
    </w:rPr>
  </w:style>
  <w:style w:type="character" w:customStyle="1" w:styleId="EndnoteTextChar">
    <w:name w:val="Endnote Text Char"/>
    <w:basedOn w:val="DefaultParagraphFont"/>
    <w:link w:val="EndnoteText"/>
    <w:uiPriority w:val="99"/>
    <w:rsid w:val="003D3D02"/>
    <w:rPr>
      <w:rFonts w:eastAsiaTheme="minorEastAsia"/>
      <w:color w:val="auto"/>
      <w:kern w:val="2"/>
      <w:sz w:val="20"/>
      <w:szCs w:val="20"/>
      <w:lang w:eastAsia="en-US"/>
    </w:rPr>
  </w:style>
  <w:style w:type="character" w:styleId="EndnoteReference">
    <w:name w:val="endnote reference"/>
    <w:basedOn w:val="DefaultParagraphFont"/>
    <w:uiPriority w:val="99"/>
    <w:unhideWhenUsed/>
    <w:rsid w:val="003D3D02"/>
    <w:rPr>
      <w:vertAlign w:val="superscript"/>
    </w:rPr>
  </w:style>
  <w:style w:type="paragraph" w:styleId="ListParagraph">
    <w:name w:val="List Paragraph"/>
    <w:basedOn w:val="Normal"/>
    <w:uiPriority w:val="34"/>
    <w:unhideWhenUsed/>
    <w:qFormat/>
    <w:rsid w:val="00177905"/>
    <w:pPr>
      <w:ind w:left="720"/>
      <w:contextualSpacing/>
    </w:pPr>
  </w:style>
  <w:style w:type="paragraph" w:styleId="Index1">
    <w:name w:val="index 1"/>
    <w:basedOn w:val="Normal"/>
    <w:next w:val="Normal"/>
    <w:autoRedefine/>
    <w:uiPriority w:val="99"/>
    <w:unhideWhenUsed/>
    <w:rsid w:val="00D92EC7"/>
    <w:pPr>
      <w:ind w:left="260" w:hanging="260"/>
    </w:pPr>
  </w:style>
  <w:style w:type="paragraph" w:styleId="Index2">
    <w:name w:val="index 2"/>
    <w:basedOn w:val="Normal"/>
    <w:next w:val="Normal"/>
    <w:autoRedefine/>
    <w:uiPriority w:val="99"/>
    <w:unhideWhenUsed/>
    <w:rsid w:val="00D92EC7"/>
    <w:pPr>
      <w:ind w:left="520" w:hanging="260"/>
    </w:pPr>
  </w:style>
  <w:style w:type="paragraph" w:styleId="Index3">
    <w:name w:val="index 3"/>
    <w:basedOn w:val="Normal"/>
    <w:next w:val="Normal"/>
    <w:autoRedefine/>
    <w:uiPriority w:val="99"/>
    <w:unhideWhenUsed/>
    <w:rsid w:val="00D92EC7"/>
    <w:pPr>
      <w:ind w:left="780" w:hanging="260"/>
    </w:pPr>
  </w:style>
  <w:style w:type="paragraph" w:styleId="Index4">
    <w:name w:val="index 4"/>
    <w:basedOn w:val="Normal"/>
    <w:next w:val="Normal"/>
    <w:autoRedefine/>
    <w:uiPriority w:val="99"/>
    <w:unhideWhenUsed/>
    <w:rsid w:val="00D92EC7"/>
    <w:pPr>
      <w:ind w:left="1040" w:hanging="260"/>
    </w:pPr>
  </w:style>
  <w:style w:type="paragraph" w:styleId="Index5">
    <w:name w:val="index 5"/>
    <w:basedOn w:val="Normal"/>
    <w:next w:val="Normal"/>
    <w:autoRedefine/>
    <w:uiPriority w:val="99"/>
    <w:unhideWhenUsed/>
    <w:rsid w:val="00D92EC7"/>
    <w:pPr>
      <w:ind w:left="1300" w:hanging="260"/>
    </w:pPr>
  </w:style>
  <w:style w:type="paragraph" w:styleId="Index6">
    <w:name w:val="index 6"/>
    <w:basedOn w:val="Normal"/>
    <w:next w:val="Normal"/>
    <w:autoRedefine/>
    <w:uiPriority w:val="99"/>
    <w:unhideWhenUsed/>
    <w:rsid w:val="00D92EC7"/>
    <w:pPr>
      <w:ind w:left="1560" w:hanging="260"/>
    </w:pPr>
  </w:style>
  <w:style w:type="paragraph" w:styleId="Index7">
    <w:name w:val="index 7"/>
    <w:basedOn w:val="Normal"/>
    <w:next w:val="Normal"/>
    <w:autoRedefine/>
    <w:uiPriority w:val="99"/>
    <w:unhideWhenUsed/>
    <w:rsid w:val="00D92EC7"/>
    <w:pPr>
      <w:ind w:left="1820" w:hanging="260"/>
    </w:pPr>
  </w:style>
  <w:style w:type="paragraph" w:styleId="Index8">
    <w:name w:val="index 8"/>
    <w:basedOn w:val="Normal"/>
    <w:next w:val="Normal"/>
    <w:autoRedefine/>
    <w:uiPriority w:val="99"/>
    <w:unhideWhenUsed/>
    <w:rsid w:val="00D92EC7"/>
    <w:pPr>
      <w:ind w:left="2080" w:hanging="260"/>
    </w:pPr>
  </w:style>
  <w:style w:type="paragraph" w:styleId="Index9">
    <w:name w:val="index 9"/>
    <w:basedOn w:val="Normal"/>
    <w:next w:val="Normal"/>
    <w:autoRedefine/>
    <w:uiPriority w:val="99"/>
    <w:unhideWhenUsed/>
    <w:rsid w:val="00D92EC7"/>
    <w:pPr>
      <w:ind w:left="2340" w:hanging="260"/>
    </w:pPr>
  </w:style>
  <w:style w:type="paragraph" w:styleId="IndexHeading">
    <w:name w:val="index heading"/>
    <w:basedOn w:val="Normal"/>
    <w:next w:val="Index1"/>
    <w:uiPriority w:val="99"/>
    <w:unhideWhenUsed/>
    <w:rsid w:val="00D92EC7"/>
  </w:style>
  <w:style w:type="paragraph" w:styleId="BalloonText">
    <w:name w:val="Balloon Text"/>
    <w:basedOn w:val="Normal"/>
    <w:link w:val="BalloonTextChar"/>
    <w:uiPriority w:val="99"/>
    <w:semiHidden/>
    <w:unhideWhenUsed/>
    <w:rsid w:val="0048450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450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19582">
      <w:bodyDiv w:val="1"/>
      <w:marLeft w:val="0"/>
      <w:marRight w:val="0"/>
      <w:marTop w:val="0"/>
      <w:marBottom w:val="0"/>
      <w:divBdr>
        <w:top w:val="none" w:sz="0" w:space="0" w:color="auto"/>
        <w:left w:val="none" w:sz="0" w:space="0" w:color="auto"/>
        <w:bottom w:val="none" w:sz="0" w:space="0" w:color="auto"/>
        <w:right w:val="none" w:sz="0" w:space="0" w:color="auto"/>
      </w:divBdr>
    </w:div>
    <w:div w:id="1027606580">
      <w:bodyDiv w:val="1"/>
      <w:marLeft w:val="0"/>
      <w:marRight w:val="0"/>
      <w:marTop w:val="0"/>
      <w:marBottom w:val="0"/>
      <w:divBdr>
        <w:top w:val="none" w:sz="0" w:space="0" w:color="auto"/>
        <w:left w:val="none" w:sz="0" w:space="0" w:color="auto"/>
        <w:bottom w:val="none" w:sz="0" w:space="0" w:color="auto"/>
        <w:right w:val="none" w:sz="0" w:space="0" w:color="auto"/>
      </w:divBdr>
    </w:div>
    <w:div w:id="1946571123">
      <w:bodyDiv w:val="1"/>
      <w:marLeft w:val="0"/>
      <w:marRight w:val="0"/>
      <w:marTop w:val="0"/>
      <w:marBottom w:val="0"/>
      <w:divBdr>
        <w:top w:val="none" w:sz="0" w:space="0" w:color="auto"/>
        <w:left w:val="none" w:sz="0" w:space="0" w:color="auto"/>
        <w:bottom w:val="none" w:sz="0" w:space="0" w:color="auto"/>
        <w:right w:val="none" w:sz="0" w:space="0" w:color="auto"/>
      </w:divBdr>
    </w:div>
    <w:div w:id="211918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snews.com/education/best-colleges/articles/2011/05/19/bring-your-pet-to-college" TargetMode="External"/><Relationship Id="rId13" Type="http://schemas.openxmlformats.org/officeDocument/2006/relationships/image" Target="media/image1.tmp"/><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928346586@qq.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www.latimes.com/business/technology/la-fi-tn-apple-next-steps-20160330-story.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npr.org/2015/02/24/388665887/angry-tweets-predict-patterns-of-heart-disease-researchers-sa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npr.org/sections/alltechconsidered/2014/11/14/364059910/tech-week-that-was-obama-rocks-the-net-neutrality-debate" TargetMode="Externa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eds.b.ebscohost.com.ezp.lib.cwu.edu/ehost/detail/detail?sid=e730fe01-0e5d-4e7c-8284-87eb5dea60cc%40sessionmgr102&amp;vid=2&amp;hid=114&amp;bdata=JnNpdGU9ZWhvc3QtbGl2ZQ%3d%3d" TargetMode="External"/><Relationship Id="rId27" Type="http://schemas.microsoft.com/office/2011/relationships/people" Target="people.xml"/></Relationships>
</file>

<file path=word/_rels/endnotes.xml.rels><?xml version="1.0" encoding="UTF-8" standalone="yes"?>
<Relationships xmlns="http://schemas.openxmlformats.org/package/2006/relationships"><Relationship Id="rId3" Type="http://schemas.openxmlformats.org/officeDocument/2006/relationships/hyperlink" Target="https://www.ncbi.nlm.nih.gov/pmc/articles/PMC4904820/" TargetMode="External"/><Relationship Id="rId2" Type="http://schemas.openxmlformats.org/officeDocument/2006/relationships/hyperlink" Target="http://www.lexisnexis.com.ezp.lib.cwu.edu/hottopics/lnacademic/" TargetMode="External"/><Relationship Id="rId1" Type="http://schemas.openxmlformats.org/officeDocument/2006/relationships/hyperlink" Target="http://web.a.ebscohost.com.ezp.lib.cwu.edu/bsi/pdfviewer/pdfviewer?sid=92f25b88-3840-4ac5-a81b-1a9c6d1b1baf%40sessionmgr4006&amp;vid=3&amp;hid=4212"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0DD7F5-9B25-4459-A05E-1541668C5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2316</Words>
  <Characters>13205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cs101005_66</cp:lastModifiedBy>
  <cp:revision>2</cp:revision>
  <dcterms:created xsi:type="dcterms:W3CDTF">2017-03-06T22:01:00Z</dcterms:created>
  <dcterms:modified xsi:type="dcterms:W3CDTF">2017-03-06T22:01:00Z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